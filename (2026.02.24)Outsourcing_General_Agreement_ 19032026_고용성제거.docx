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2D63" w14:textId="77777777" w:rsidR="00F678E0" w:rsidRPr="001A04C0" w:rsidRDefault="00F678E0">
      <w:pPr>
        <w:widowControl w:val="0"/>
        <w:pBdr>
          <w:top w:val="nil"/>
          <w:left w:val="nil"/>
          <w:bottom w:val="nil"/>
          <w:right w:val="nil"/>
          <w:between w:val="nil"/>
        </w:pBdr>
        <w:spacing w:after="0" w:line="276" w:lineRule="auto"/>
        <w:rPr>
          <w:rFonts w:ascii="Arial" w:eastAsia="Arial" w:hAnsi="Arial" w:cs="Arial"/>
          <w:color w:val="000000"/>
          <w:lang w:val="en-US"/>
        </w:rPr>
      </w:pPr>
    </w:p>
    <w:tbl>
      <w:tblPr>
        <w:tblStyle w:val="ab"/>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1A507E" w:rsidRPr="001A04C0" w14:paraId="389C46DC" w14:textId="77777777" w:rsidTr="00905FC6">
        <w:tc>
          <w:tcPr>
            <w:tcW w:w="9072" w:type="dxa"/>
          </w:tcPr>
          <w:p w14:paraId="0D66B78D" w14:textId="77777777" w:rsidR="001A507E" w:rsidRPr="001A04C0" w:rsidRDefault="001A507E">
            <w:pPr>
              <w:spacing w:before="120"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Framework Agreement</w:t>
            </w:r>
          </w:p>
        </w:tc>
      </w:tr>
      <w:tr w:rsidR="001A507E" w:rsidRPr="00B55694" w14:paraId="1EDAAA2C" w14:textId="77777777" w:rsidTr="00905FC6">
        <w:tc>
          <w:tcPr>
            <w:tcW w:w="9072" w:type="dxa"/>
          </w:tcPr>
          <w:p w14:paraId="507E7851"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 xml:space="preserve">hereinafter referred to as “the </w:t>
            </w:r>
            <w:r w:rsidRPr="001A04C0">
              <w:rPr>
                <w:rFonts w:ascii="Arial" w:eastAsia="Arial" w:hAnsi="Arial" w:cs="Arial"/>
                <w:b/>
                <w:bCs/>
                <w:sz w:val="20"/>
                <w:szCs w:val="20"/>
                <w:lang w:val="en-US"/>
              </w:rPr>
              <w:t>Agreement</w:t>
            </w:r>
            <w:r w:rsidRPr="001A04C0">
              <w:rPr>
                <w:rFonts w:ascii="Arial" w:eastAsia="Arial" w:hAnsi="Arial" w:cs="Arial"/>
                <w:sz w:val="20"/>
                <w:szCs w:val="20"/>
                <w:lang w:val="en-US"/>
              </w:rPr>
              <w:t>”</w:t>
            </w:r>
          </w:p>
        </w:tc>
      </w:tr>
      <w:tr w:rsidR="001A507E" w:rsidRPr="001A04C0" w14:paraId="0446AE81" w14:textId="77777777" w:rsidTr="00905FC6">
        <w:tc>
          <w:tcPr>
            <w:tcW w:w="9072" w:type="dxa"/>
          </w:tcPr>
          <w:p w14:paraId="50205AC2" w14:textId="18CE30FE"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 xml:space="preserve">No </w:t>
            </w:r>
            <w:r w:rsidR="00DD511D">
              <w:rPr>
                <w:rFonts w:ascii="Arial" w:eastAsia="Arial" w:hAnsi="Arial" w:cs="Arial"/>
                <w:sz w:val="20"/>
                <w:szCs w:val="20"/>
                <w:lang w:val="en-US"/>
              </w:rPr>
              <w:t>01/03/2026</w:t>
            </w:r>
          </w:p>
        </w:tc>
      </w:tr>
      <w:tr w:rsidR="001A507E" w:rsidRPr="00B55694" w14:paraId="286446FB" w14:textId="77777777" w:rsidTr="00905FC6">
        <w:tc>
          <w:tcPr>
            <w:tcW w:w="9072" w:type="dxa"/>
          </w:tcPr>
          <w:p w14:paraId="1300FFDC" w14:textId="31269E36"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 xml:space="preserve">This Agreement is entered into on </w:t>
            </w:r>
            <w:ins w:id="0" w:author="JIYOON KIM" w:date="2026-03-19T06:41:00Z" w16du:dateUtc="2026-03-18T21:41:00Z">
              <w:r w:rsidR="003331EE">
                <w:rPr>
                  <w:rFonts w:ascii="Arial" w:hAnsi="Arial" w:cs="Arial" w:hint="eastAsia"/>
                  <w:sz w:val="20"/>
                  <w:szCs w:val="20"/>
                  <w:lang w:val="en-US" w:eastAsia="ko-KR"/>
                </w:rPr>
                <w:t>20</w:t>
              </w:r>
            </w:ins>
            <w:del w:id="1" w:author="JIYOON KIM" w:date="2026-03-19T06:41:00Z" w16du:dateUtc="2026-03-18T21:41:00Z">
              <w:r w:rsidR="00B90BF1" w:rsidDel="003331EE">
                <w:rPr>
                  <w:rFonts w:ascii="Arial" w:eastAsia="Arial" w:hAnsi="Arial" w:cs="Arial"/>
                  <w:sz w:val="20"/>
                  <w:szCs w:val="20"/>
                  <w:lang w:val="en-US"/>
                </w:rPr>
                <w:delText>11</w:delText>
              </w:r>
            </w:del>
            <w:r w:rsidR="00DD511D" w:rsidRPr="00DD511D">
              <w:rPr>
                <w:rFonts w:ascii="Arial" w:eastAsia="Arial" w:hAnsi="Arial" w:cs="Arial"/>
                <w:sz w:val="20"/>
                <w:szCs w:val="20"/>
                <w:lang w:val="en-US"/>
              </w:rPr>
              <w:t>.03.2026</w:t>
            </w:r>
            <w:r w:rsidRPr="001A04C0">
              <w:rPr>
                <w:rFonts w:ascii="Arial" w:eastAsia="Arial" w:hAnsi="Arial" w:cs="Arial"/>
                <w:sz w:val="20"/>
                <w:szCs w:val="20"/>
                <w:lang w:val="en-US"/>
              </w:rPr>
              <w:t xml:space="preserve"> by and between:</w:t>
            </w:r>
          </w:p>
        </w:tc>
      </w:tr>
      <w:tr w:rsidR="001A507E" w:rsidRPr="00B55694" w14:paraId="1CF16F85" w14:textId="77777777" w:rsidTr="00905FC6">
        <w:tc>
          <w:tcPr>
            <w:tcW w:w="9072" w:type="dxa"/>
          </w:tcPr>
          <w:p w14:paraId="715675C8" w14:textId="7892A0F2" w:rsidR="001A507E" w:rsidRPr="00DD511D" w:rsidRDefault="00DD511D">
            <w:pPr>
              <w:spacing w:before="120" w:after="120" w:line="288" w:lineRule="auto"/>
              <w:jc w:val="both"/>
              <w:rPr>
                <w:rFonts w:ascii="Arial" w:eastAsia="Arial" w:hAnsi="Arial" w:cs="Arial"/>
                <w:sz w:val="20"/>
                <w:szCs w:val="20"/>
                <w:lang w:val="en-GB"/>
              </w:rPr>
            </w:pPr>
            <w:r w:rsidRPr="00DD511D">
              <w:rPr>
                <w:rFonts w:ascii="Arial" w:eastAsia="Arial" w:hAnsi="Arial" w:cs="Arial"/>
                <w:b/>
                <w:bCs/>
                <w:sz w:val="20"/>
                <w:szCs w:val="20"/>
                <w:lang w:val="en-GB"/>
              </w:rPr>
              <w:t>Hanwha Investment &amp; Securities Co., Ltd.</w:t>
            </w:r>
            <w:r w:rsidRPr="00DD511D">
              <w:rPr>
                <w:rFonts w:ascii="Arial" w:eastAsia="Arial" w:hAnsi="Arial" w:cs="Arial"/>
                <w:sz w:val="20"/>
                <w:szCs w:val="20"/>
                <w:lang w:val="en-GB"/>
              </w:rPr>
              <w:t xml:space="preserve">, a company duly organized and existing under the laws of the Republic of Korea, with its principal place of business at </w:t>
            </w:r>
            <w:r w:rsidRPr="00DD511D">
              <w:rPr>
                <w:rFonts w:ascii="Arial" w:eastAsia="Arial" w:hAnsi="Arial" w:cs="Arial"/>
                <w:b/>
                <w:bCs/>
                <w:sz w:val="20"/>
                <w:szCs w:val="20"/>
                <w:lang w:val="en-GB"/>
              </w:rPr>
              <w:t xml:space="preserve">56, </w:t>
            </w:r>
            <w:proofErr w:type="spellStart"/>
            <w:r w:rsidRPr="00DD511D">
              <w:rPr>
                <w:rFonts w:ascii="Arial" w:eastAsia="Arial" w:hAnsi="Arial" w:cs="Arial"/>
                <w:b/>
                <w:bCs/>
                <w:sz w:val="20"/>
                <w:szCs w:val="20"/>
                <w:lang w:val="en-GB"/>
              </w:rPr>
              <w:t>Yeoui-daero</w:t>
            </w:r>
            <w:proofErr w:type="spellEnd"/>
            <w:r w:rsidRPr="00DD511D">
              <w:rPr>
                <w:rFonts w:ascii="Arial" w:eastAsia="Arial" w:hAnsi="Arial" w:cs="Arial"/>
                <w:b/>
                <w:bCs/>
                <w:sz w:val="20"/>
                <w:szCs w:val="20"/>
                <w:lang w:val="en-GB"/>
              </w:rPr>
              <w:t xml:space="preserve">, </w:t>
            </w:r>
            <w:proofErr w:type="spellStart"/>
            <w:r w:rsidRPr="00DD511D">
              <w:rPr>
                <w:rFonts w:ascii="Arial" w:eastAsia="Arial" w:hAnsi="Arial" w:cs="Arial"/>
                <w:b/>
                <w:bCs/>
                <w:sz w:val="20"/>
                <w:szCs w:val="20"/>
                <w:lang w:val="en-GB"/>
              </w:rPr>
              <w:t>Yeongdeungpo-gu</w:t>
            </w:r>
            <w:proofErr w:type="spellEnd"/>
            <w:r w:rsidRPr="00DD511D">
              <w:rPr>
                <w:rFonts w:ascii="Arial" w:eastAsia="Arial" w:hAnsi="Arial" w:cs="Arial"/>
                <w:b/>
                <w:bCs/>
                <w:sz w:val="20"/>
                <w:szCs w:val="20"/>
                <w:lang w:val="en-GB"/>
              </w:rPr>
              <w:t>, Seoul, 07325, South Korea</w:t>
            </w:r>
            <w:r>
              <w:rPr>
                <w:rFonts w:ascii="Arial" w:eastAsia="Arial" w:hAnsi="Arial" w:cs="Arial"/>
                <w:sz w:val="20"/>
                <w:szCs w:val="20"/>
                <w:lang w:val="en-GB"/>
              </w:rPr>
              <w:t>.</w:t>
            </w:r>
          </w:p>
        </w:tc>
      </w:tr>
      <w:tr w:rsidR="001A507E" w:rsidRPr="001A04C0" w14:paraId="758FAACE" w14:textId="77777777" w:rsidTr="00905FC6">
        <w:tc>
          <w:tcPr>
            <w:tcW w:w="9072" w:type="dxa"/>
          </w:tcPr>
          <w:p w14:paraId="1B967192"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represented by:</w:t>
            </w:r>
          </w:p>
        </w:tc>
      </w:tr>
      <w:tr w:rsidR="001A507E" w:rsidRPr="00DD511D" w14:paraId="40F31C10" w14:textId="77777777" w:rsidTr="00905FC6">
        <w:tc>
          <w:tcPr>
            <w:tcW w:w="9072" w:type="dxa"/>
          </w:tcPr>
          <w:p w14:paraId="2D701C1C" w14:textId="338E3DE4" w:rsidR="001A507E" w:rsidRPr="00DD511D" w:rsidRDefault="00DD511D">
            <w:pPr>
              <w:spacing w:before="120" w:after="120" w:line="288" w:lineRule="auto"/>
              <w:jc w:val="both"/>
              <w:rPr>
                <w:rFonts w:ascii="Arial" w:eastAsia="Arial" w:hAnsi="Arial" w:cs="Arial"/>
                <w:sz w:val="20"/>
                <w:szCs w:val="20"/>
                <w:lang w:val="en-GB"/>
              </w:rPr>
            </w:pPr>
            <w:proofErr w:type="spellStart"/>
            <w:r w:rsidRPr="00DD511D">
              <w:rPr>
                <w:rFonts w:ascii="Arial" w:eastAsia="Arial" w:hAnsi="Arial" w:cs="Arial"/>
                <w:sz w:val="20"/>
                <w:szCs w:val="20"/>
                <w:lang w:val="en-GB"/>
              </w:rPr>
              <w:t>Byung</w:t>
            </w:r>
            <w:r>
              <w:rPr>
                <w:rFonts w:ascii="Arial" w:eastAsia="Arial" w:hAnsi="Arial" w:cs="Arial"/>
                <w:sz w:val="20"/>
                <w:szCs w:val="20"/>
                <w:lang w:val="en-GB"/>
              </w:rPr>
              <w:t>h</w:t>
            </w:r>
            <w:r w:rsidRPr="00DD511D">
              <w:rPr>
                <w:rFonts w:ascii="Arial" w:eastAsia="Arial" w:hAnsi="Arial" w:cs="Arial"/>
                <w:sz w:val="20"/>
                <w:szCs w:val="20"/>
                <w:lang w:val="en-GB"/>
              </w:rPr>
              <w:t>o</w:t>
            </w:r>
            <w:proofErr w:type="spellEnd"/>
            <w:r w:rsidRPr="00DD511D">
              <w:rPr>
                <w:rFonts w:ascii="Arial" w:eastAsia="Arial" w:hAnsi="Arial" w:cs="Arial"/>
                <w:sz w:val="20"/>
                <w:szCs w:val="20"/>
                <w:lang w:val="en-GB"/>
              </w:rPr>
              <w:t xml:space="preserve"> Jang -</w:t>
            </w:r>
            <w:r>
              <w:rPr>
                <w:rFonts w:ascii="Arial" w:eastAsia="Arial" w:hAnsi="Arial" w:cs="Arial"/>
                <w:sz w:val="20"/>
                <w:szCs w:val="20"/>
                <w:lang w:val="en-GB"/>
              </w:rPr>
              <w:t xml:space="preserve"> CEO</w:t>
            </w:r>
          </w:p>
        </w:tc>
      </w:tr>
      <w:tr w:rsidR="001A507E" w:rsidRPr="00B55694" w14:paraId="4968F6ED" w14:textId="77777777" w:rsidTr="00905FC6">
        <w:tc>
          <w:tcPr>
            <w:tcW w:w="9072" w:type="dxa"/>
          </w:tcPr>
          <w:p w14:paraId="73B387AD"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hereinafter referred to as “</w:t>
            </w:r>
            <w:r w:rsidRPr="001A04C0">
              <w:rPr>
                <w:rFonts w:ascii="Arial" w:eastAsia="Arial" w:hAnsi="Arial" w:cs="Arial"/>
                <w:b/>
                <w:sz w:val="20"/>
                <w:szCs w:val="20"/>
                <w:lang w:val="en-US"/>
              </w:rPr>
              <w:t>Client</w:t>
            </w:r>
            <w:r w:rsidRPr="001A04C0">
              <w:rPr>
                <w:rFonts w:ascii="Arial" w:eastAsia="Arial" w:hAnsi="Arial" w:cs="Arial"/>
                <w:sz w:val="20"/>
                <w:szCs w:val="20"/>
                <w:lang w:val="en-US"/>
              </w:rPr>
              <w:t>”,</w:t>
            </w:r>
          </w:p>
        </w:tc>
      </w:tr>
      <w:tr w:rsidR="001A507E" w:rsidRPr="001A04C0" w14:paraId="244288D1" w14:textId="77777777" w:rsidTr="00905FC6">
        <w:tc>
          <w:tcPr>
            <w:tcW w:w="9072" w:type="dxa"/>
          </w:tcPr>
          <w:p w14:paraId="54F3B3B8"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and</w:t>
            </w:r>
          </w:p>
        </w:tc>
      </w:tr>
      <w:tr w:rsidR="001A507E" w:rsidRPr="00B55694" w14:paraId="25278F33" w14:textId="77777777" w:rsidTr="00905FC6">
        <w:tc>
          <w:tcPr>
            <w:tcW w:w="9072" w:type="dxa"/>
          </w:tcPr>
          <w:p w14:paraId="118B3972"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b/>
                <w:sz w:val="20"/>
                <w:szCs w:val="20"/>
                <w:lang w:val="en-US"/>
              </w:rPr>
              <w:t xml:space="preserve">Next Technology Services sp. z </w:t>
            </w:r>
            <w:proofErr w:type="spellStart"/>
            <w:r w:rsidRPr="001A04C0">
              <w:rPr>
                <w:rFonts w:ascii="Arial" w:eastAsia="Arial" w:hAnsi="Arial" w:cs="Arial"/>
                <w:b/>
                <w:sz w:val="20"/>
                <w:szCs w:val="20"/>
                <w:lang w:val="en-US"/>
              </w:rPr>
              <w:t>o.o.</w:t>
            </w:r>
            <w:proofErr w:type="spellEnd"/>
            <w:r w:rsidRPr="001A04C0">
              <w:rPr>
                <w:rFonts w:ascii="Arial" w:eastAsia="Arial" w:hAnsi="Arial" w:cs="Arial"/>
                <w:b/>
                <w:sz w:val="20"/>
                <w:szCs w:val="20"/>
                <w:lang w:val="en-US"/>
              </w:rPr>
              <w:t xml:space="preserve"> </w:t>
            </w:r>
            <w:r w:rsidRPr="001A04C0">
              <w:rPr>
                <w:rFonts w:ascii="Arial" w:eastAsia="Arial" w:hAnsi="Arial" w:cs="Arial"/>
                <w:sz w:val="20"/>
                <w:szCs w:val="20"/>
                <w:lang w:val="en-US"/>
              </w:rPr>
              <w:t xml:space="preserve">(limited liability company) with its registered Office in Warsaw at the following address, ul. </w:t>
            </w:r>
            <w:proofErr w:type="spellStart"/>
            <w:r w:rsidRPr="001A04C0">
              <w:rPr>
                <w:rFonts w:ascii="Arial" w:eastAsia="Arial" w:hAnsi="Arial" w:cs="Arial"/>
                <w:sz w:val="20"/>
                <w:szCs w:val="20"/>
                <w:lang w:val="en-US"/>
              </w:rPr>
              <w:t>Ogrodowa</w:t>
            </w:r>
            <w:proofErr w:type="spellEnd"/>
            <w:r w:rsidRPr="001A04C0">
              <w:rPr>
                <w:rFonts w:ascii="Arial" w:eastAsia="Arial" w:hAnsi="Arial" w:cs="Arial"/>
                <w:sz w:val="20"/>
                <w:szCs w:val="20"/>
                <w:lang w:val="en-US"/>
              </w:rPr>
              <w:t xml:space="preserve"> 58, 00-876 Warsaw, entered into register of enterprises kept by the District Court for the Capital City of Warsaw, XII Commercial Division of the National Court Register under KRS No. (National Court Register No.) 0000484139, NIP No. (Tax ID No.): 5272705237, REGON: 146967861, share capital: PLN 10 000</w:t>
            </w:r>
          </w:p>
        </w:tc>
      </w:tr>
      <w:tr w:rsidR="001A507E" w:rsidRPr="001A04C0" w14:paraId="57152FE4" w14:textId="77777777" w:rsidTr="00905FC6">
        <w:tc>
          <w:tcPr>
            <w:tcW w:w="9072" w:type="dxa"/>
          </w:tcPr>
          <w:p w14:paraId="0C6D45A3"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represented by:</w:t>
            </w:r>
          </w:p>
        </w:tc>
      </w:tr>
      <w:tr w:rsidR="001A507E" w:rsidRPr="00B55694" w14:paraId="0A24F732" w14:textId="77777777" w:rsidTr="00905FC6">
        <w:tc>
          <w:tcPr>
            <w:tcW w:w="9072" w:type="dxa"/>
          </w:tcPr>
          <w:p w14:paraId="0C9D5079" w14:textId="6DBB32BC" w:rsidR="001A507E" w:rsidRPr="001A04C0" w:rsidRDefault="001A507E">
            <w:pPr>
              <w:rPr>
                <w:rFonts w:ascii="Arial" w:eastAsia="Arial" w:hAnsi="Arial" w:cs="Arial"/>
                <w:sz w:val="20"/>
                <w:szCs w:val="20"/>
                <w:lang w:val="en-US"/>
              </w:rPr>
            </w:pPr>
            <w:r w:rsidRPr="001A04C0">
              <w:rPr>
                <w:rFonts w:ascii="Arial" w:eastAsia="Arial" w:hAnsi="Arial" w:cs="Arial"/>
                <w:sz w:val="20"/>
                <w:szCs w:val="20"/>
                <w:lang w:val="en-US"/>
              </w:rPr>
              <w:t xml:space="preserve">Piotr Jurek – </w:t>
            </w:r>
            <w:r w:rsidR="001A04C0" w:rsidRPr="001A04C0">
              <w:rPr>
                <w:rFonts w:ascii="Arial" w:eastAsia="Arial" w:hAnsi="Arial" w:cs="Arial"/>
                <w:sz w:val="20"/>
                <w:szCs w:val="20"/>
                <w:lang w:val="en-US"/>
              </w:rPr>
              <w:t>CEO / Representative Director-level signatory</w:t>
            </w:r>
          </w:p>
        </w:tc>
      </w:tr>
      <w:tr w:rsidR="001A507E" w:rsidRPr="00B55694" w14:paraId="3847AED3" w14:textId="77777777" w:rsidTr="00905FC6">
        <w:tc>
          <w:tcPr>
            <w:tcW w:w="9072" w:type="dxa"/>
          </w:tcPr>
          <w:p w14:paraId="7A30AC1C"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hereinafter referred to as “</w:t>
            </w:r>
            <w:r w:rsidRPr="001A04C0">
              <w:rPr>
                <w:rFonts w:ascii="Arial" w:eastAsia="Arial" w:hAnsi="Arial" w:cs="Arial"/>
                <w:b/>
                <w:sz w:val="20"/>
                <w:szCs w:val="20"/>
                <w:lang w:val="en-US"/>
              </w:rPr>
              <w:t>Contractor</w:t>
            </w:r>
            <w:r w:rsidRPr="001A04C0">
              <w:rPr>
                <w:rFonts w:ascii="Arial" w:eastAsia="Arial" w:hAnsi="Arial" w:cs="Arial"/>
                <w:sz w:val="20"/>
                <w:szCs w:val="20"/>
                <w:lang w:val="en-US"/>
              </w:rPr>
              <w:t>”</w:t>
            </w:r>
          </w:p>
        </w:tc>
      </w:tr>
      <w:tr w:rsidR="001A507E" w:rsidRPr="00B55694" w14:paraId="2AFEEE96" w14:textId="77777777" w:rsidTr="00905FC6">
        <w:tc>
          <w:tcPr>
            <w:tcW w:w="9072" w:type="dxa"/>
          </w:tcPr>
          <w:p w14:paraId="0122B178"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hereinafter referred to collectively or individually as the “</w:t>
            </w:r>
            <w:r w:rsidRPr="001A04C0">
              <w:rPr>
                <w:rFonts w:ascii="Arial" w:eastAsia="Arial" w:hAnsi="Arial" w:cs="Arial"/>
                <w:b/>
                <w:sz w:val="20"/>
                <w:szCs w:val="20"/>
                <w:lang w:val="en-US"/>
              </w:rPr>
              <w:t>Parties</w:t>
            </w:r>
            <w:r w:rsidRPr="001A04C0">
              <w:rPr>
                <w:rFonts w:ascii="Arial" w:eastAsia="Arial" w:hAnsi="Arial" w:cs="Arial"/>
                <w:sz w:val="20"/>
                <w:szCs w:val="20"/>
                <w:lang w:val="en-US"/>
              </w:rPr>
              <w:t>” or a “</w:t>
            </w:r>
            <w:r w:rsidRPr="001A04C0">
              <w:rPr>
                <w:rFonts w:ascii="Arial" w:eastAsia="Arial" w:hAnsi="Arial" w:cs="Arial"/>
                <w:b/>
                <w:sz w:val="20"/>
                <w:szCs w:val="20"/>
                <w:lang w:val="en-US"/>
              </w:rPr>
              <w:t>Party</w:t>
            </w:r>
            <w:r w:rsidRPr="001A04C0">
              <w:rPr>
                <w:rFonts w:ascii="Arial" w:eastAsia="Arial" w:hAnsi="Arial" w:cs="Arial"/>
                <w:sz w:val="20"/>
                <w:szCs w:val="20"/>
                <w:lang w:val="en-US"/>
              </w:rPr>
              <w:t>”</w:t>
            </w:r>
          </w:p>
        </w:tc>
      </w:tr>
      <w:tr w:rsidR="001A507E" w:rsidRPr="00B55694" w14:paraId="2CFD0F9B" w14:textId="77777777" w:rsidTr="00905FC6">
        <w:tc>
          <w:tcPr>
            <w:tcW w:w="9072" w:type="dxa"/>
          </w:tcPr>
          <w:p w14:paraId="3A0D5831"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Now, therefore, the Parties agree as follows:</w:t>
            </w:r>
          </w:p>
        </w:tc>
      </w:tr>
      <w:tr w:rsidR="001A507E" w:rsidRPr="00B55694" w14:paraId="10991867" w14:textId="77777777" w:rsidTr="00905FC6">
        <w:tc>
          <w:tcPr>
            <w:tcW w:w="9072" w:type="dxa"/>
          </w:tcPr>
          <w:p w14:paraId="251E25B3" w14:textId="77777777" w:rsidR="001A507E" w:rsidRPr="001A04C0" w:rsidRDefault="001A507E">
            <w:pPr>
              <w:spacing w:before="120" w:after="120" w:line="288" w:lineRule="auto"/>
              <w:jc w:val="both"/>
              <w:rPr>
                <w:rFonts w:ascii="Arial" w:eastAsia="Arial" w:hAnsi="Arial" w:cs="Arial"/>
                <w:b/>
                <w:sz w:val="20"/>
                <w:szCs w:val="20"/>
                <w:lang w:val="en-US"/>
              </w:rPr>
            </w:pPr>
            <w:r w:rsidRPr="001A04C0">
              <w:rPr>
                <w:rFonts w:ascii="Arial" w:eastAsia="Arial" w:hAnsi="Arial" w:cs="Arial"/>
                <w:b/>
                <w:sz w:val="20"/>
                <w:szCs w:val="20"/>
                <w:lang w:val="en-US"/>
              </w:rPr>
              <w:t>STATEMENTS OF THE PARTIES ABOUT LEGAL EFFICACY OF ACTION</w:t>
            </w:r>
          </w:p>
        </w:tc>
      </w:tr>
      <w:tr w:rsidR="001A507E" w:rsidRPr="00B55694" w14:paraId="1C285E92" w14:textId="77777777" w:rsidTr="00905FC6">
        <w:tc>
          <w:tcPr>
            <w:tcW w:w="9072" w:type="dxa"/>
          </w:tcPr>
          <w:p w14:paraId="191A2C76" w14:textId="77777777" w:rsidR="001A507E" w:rsidRPr="001A04C0" w:rsidRDefault="001A507E">
            <w:pPr>
              <w:spacing w:before="120" w:after="120" w:line="288" w:lineRule="auto"/>
              <w:jc w:val="both"/>
              <w:rPr>
                <w:rFonts w:ascii="Arial" w:eastAsia="Arial" w:hAnsi="Arial" w:cs="Arial"/>
                <w:sz w:val="20"/>
                <w:szCs w:val="20"/>
                <w:lang w:val="en-US"/>
              </w:rPr>
            </w:pPr>
            <w:r w:rsidRPr="001A04C0">
              <w:rPr>
                <w:rFonts w:ascii="Arial" w:eastAsia="Arial" w:hAnsi="Arial" w:cs="Arial"/>
                <w:sz w:val="20"/>
                <w:szCs w:val="20"/>
                <w:lang w:val="en-US"/>
              </w:rPr>
              <w:t>The persons representing the Parties hereby declare that they have been duly authorized to conclude this Agreement, their authorization has not expired or been revoked, and their statements constitute a legally effective statements of the Party on whose behalf they act.</w:t>
            </w:r>
          </w:p>
        </w:tc>
      </w:tr>
      <w:tr w:rsidR="001A507E" w:rsidRPr="001A04C0" w14:paraId="6506B531" w14:textId="77777777" w:rsidTr="00905FC6">
        <w:tc>
          <w:tcPr>
            <w:tcW w:w="9072" w:type="dxa"/>
          </w:tcPr>
          <w:p w14:paraId="5918C3ED"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1</w:t>
            </w:r>
          </w:p>
          <w:p w14:paraId="262142A7"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DEFINITIONS</w:t>
            </w:r>
          </w:p>
        </w:tc>
      </w:tr>
      <w:tr w:rsidR="001A507E" w:rsidRPr="00B55694" w14:paraId="70B70B29" w14:textId="77777777" w:rsidTr="00905FC6">
        <w:tc>
          <w:tcPr>
            <w:tcW w:w="9072" w:type="dxa"/>
          </w:tcPr>
          <w:p w14:paraId="438C1965" w14:textId="77777777" w:rsidR="001A507E" w:rsidRPr="001A04C0" w:rsidRDefault="001A507E">
            <w:pPr>
              <w:spacing w:before="120" w:after="120" w:line="288" w:lineRule="auto"/>
              <w:jc w:val="both"/>
              <w:rPr>
                <w:rFonts w:ascii="Arial" w:eastAsia="Arial" w:hAnsi="Arial" w:cs="Arial"/>
                <w:sz w:val="20"/>
                <w:szCs w:val="20"/>
                <w:lang w:val="en-US"/>
              </w:rPr>
            </w:pPr>
            <w:proofErr w:type="gramStart"/>
            <w:r w:rsidRPr="001A04C0">
              <w:rPr>
                <w:rFonts w:ascii="Arial" w:eastAsia="Arial" w:hAnsi="Arial" w:cs="Arial"/>
                <w:sz w:val="20"/>
                <w:szCs w:val="20"/>
                <w:lang w:val="en-US"/>
              </w:rPr>
              <w:t>For the purpose of</w:t>
            </w:r>
            <w:proofErr w:type="gramEnd"/>
            <w:r w:rsidRPr="001A04C0">
              <w:rPr>
                <w:rFonts w:ascii="Arial" w:eastAsia="Arial" w:hAnsi="Arial" w:cs="Arial"/>
                <w:sz w:val="20"/>
                <w:szCs w:val="20"/>
                <w:lang w:val="en-US"/>
              </w:rPr>
              <w:t xml:space="preserve"> this Agreement, the Parties agree that the terms below shall mean the following:</w:t>
            </w:r>
          </w:p>
        </w:tc>
      </w:tr>
      <w:tr w:rsidR="001A507E" w:rsidRPr="00B55694" w14:paraId="4A3711E4" w14:textId="77777777" w:rsidTr="00905FC6">
        <w:tc>
          <w:tcPr>
            <w:tcW w:w="9072" w:type="dxa"/>
          </w:tcPr>
          <w:p w14:paraId="1C999007" w14:textId="65B9FAE9" w:rsidR="001A507E" w:rsidRPr="001A04C0" w:rsidRDefault="00FC2CC2">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001A507E" w:rsidRPr="001A04C0">
              <w:rPr>
                <w:rFonts w:ascii="Arial" w:eastAsia="Arial" w:hAnsi="Arial" w:cs="Arial"/>
                <w:b/>
                <w:color w:val="000000"/>
                <w:sz w:val="20"/>
                <w:szCs w:val="20"/>
                <w:lang w:val="en-US"/>
              </w:rPr>
              <w:t>Author</w:t>
            </w:r>
            <w:r w:rsidR="001A507E" w:rsidRPr="001A04C0">
              <w:rPr>
                <w:rFonts w:ascii="Arial" w:eastAsia="Arial" w:hAnsi="Arial" w:cs="Arial"/>
                <w:color w:val="000000"/>
                <w:sz w:val="20"/>
                <w:szCs w:val="20"/>
                <w:lang w:val="en-US"/>
              </w:rPr>
              <w:t xml:space="preserve">” – means the Consultant who is the author of the Work within the meaning of the </w:t>
            </w:r>
            <w:r w:rsidR="00905FC6" w:rsidRPr="001A04C0">
              <w:rPr>
                <w:rFonts w:ascii="Arial" w:eastAsia="Arial" w:hAnsi="Arial" w:cs="Arial"/>
                <w:color w:val="000000"/>
                <w:sz w:val="20"/>
                <w:szCs w:val="20"/>
                <w:lang w:val="en-US"/>
              </w:rPr>
              <w:t>applicable provisions of law</w:t>
            </w:r>
            <w:r w:rsidR="001A507E" w:rsidRPr="001A04C0">
              <w:rPr>
                <w:rFonts w:ascii="Arial" w:eastAsia="Arial" w:hAnsi="Arial" w:cs="Arial"/>
                <w:color w:val="000000"/>
                <w:sz w:val="20"/>
                <w:szCs w:val="20"/>
                <w:lang w:val="en-US"/>
              </w:rPr>
              <w:t>.</w:t>
            </w:r>
          </w:p>
        </w:tc>
      </w:tr>
      <w:tr w:rsidR="001A507E" w:rsidRPr="00B55694" w14:paraId="105748C5" w14:textId="77777777" w:rsidTr="00905FC6">
        <w:tc>
          <w:tcPr>
            <w:tcW w:w="9072" w:type="dxa"/>
          </w:tcPr>
          <w:p w14:paraId="137F2912" w14:textId="77777777" w:rsidR="001A507E" w:rsidRPr="001A04C0" w:rsidRDefault="001A507E">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Pr="001A04C0">
              <w:rPr>
                <w:rFonts w:ascii="Arial" w:eastAsia="Arial" w:hAnsi="Arial" w:cs="Arial"/>
                <w:b/>
                <w:color w:val="000000"/>
                <w:sz w:val="20"/>
                <w:szCs w:val="20"/>
                <w:lang w:val="en-US"/>
              </w:rPr>
              <w:t>Confidential Information</w:t>
            </w:r>
            <w:r w:rsidRPr="001A04C0">
              <w:rPr>
                <w:rFonts w:ascii="Arial" w:eastAsia="Arial" w:hAnsi="Arial" w:cs="Arial"/>
                <w:color w:val="000000"/>
                <w:sz w:val="20"/>
                <w:szCs w:val="20"/>
                <w:lang w:val="en-US"/>
              </w:rPr>
              <w:t xml:space="preserve">” – means all information obtained by the Contractor as part of the performance of the Agreement, irrespective of the form of its acquisition and its source, regarding </w:t>
            </w:r>
            <w:r w:rsidRPr="001A04C0">
              <w:rPr>
                <w:rFonts w:ascii="Arial" w:eastAsia="Arial" w:hAnsi="Arial" w:cs="Arial"/>
                <w:color w:val="000000"/>
                <w:sz w:val="20"/>
                <w:szCs w:val="20"/>
                <w:lang w:val="en-US"/>
              </w:rPr>
              <w:lastRenderedPageBreak/>
              <w:t>the other Party, including information that may constitute a trade secret or information of a financial, organizational, technical, technological nature, or information regarding the Client's business partners, or information not available to the public and not known to the public, and information related to this Agreement, in particular information about its conclusion, subject matter, scope and the fact of its performance. Additionally, Confidential Information means any material and / or information recorded in any form (including, but not limited to, presentations, drawings, films, documents, electronic form), marked as confidential or otherwise marked, expressly or impliedly, as confidential.</w:t>
            </w:r>
          </w:p>
        </w:tc>
      </w:tr>
      <w:tr w:rsidR="001A507E" w:rsidRPr="00B55694" w14:paraId="7BD76CAB" w14:textId="77777777" w:rsidTr="00905FC6">
        <w:tc>
          <w:tcPr>
            <w:tcW w:w="9072" w:type="dxa"/>
          </w:tcPr>
          <w:p w14:paraId="3C7BFE4C" w14:textId="131A83C6" w:rsidR="001A507E" w:rsidRPr="001A04C0" w:rsidRDefault="00FC2CC2">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w:t>
            </w:r>
            <w:r w:rsidR="001A507E" w:rsidRPr="001A04C0">
              <w:rPr>
                <w:rFonts w:ascii="Arial" w:eastAsia="Arial" w:hAnsi="Arial" w:cs="Arial"/>
                <w:b/>
                <w:color w:val="000000"/>
                <w:sz w:val="20"/>
                <w:szCs w:val="20"/>
                <w:lang w:val="en-US"/>
              </w:rPr>
              <w:t>Consultants</w:t>
            </w:r>
            <w:r w:rsidR="001A507E" w:rsidRPr="001A04C0">
              <w:rPr>
                <w:rFonts w:ascii="Arial" w:eastAsia="Arial" w:hAnsi="Arial" w:cs="Arial"/>
                <w:color w:val="000000"/>
                <w:sz w:val="20"/>
                <w:szCs w:val="20"/>
                <w:lang w:val="en-US"/>
              </w:rPr>
              <w:t>”- means people engaged by the Contractor for the Services under whatever legal bases, including an employment contract or a civil law contract.</w:t>
            </w:r>
          </w:p>
        </w:tc>
      </w:tr>
      <w:tr w:rsidR="001A507E" w:rsidRPr="00B55694" w14:paraId="714426F2" w14:textId="77777777" w:rsidTr="00905FC6">
        <w:tc>
          <w:tcPr>
            <w:tcW w:w="9072" w:type="dxa"/>
          </w:tcPr>
          <w:p w14:paraId="0C45EA8F" w14:textId="77777777" w:rsidR="001A507E" w:rsidRPr="001A04C0" w:rsidRDefault="001A507E">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Pr="001A04C0">
              <w:rPr>
                <w:rFonts w:ascii="Arial" w:eastAsia="Arial" w:hAnsi="Arial" w:cs="Arial"/>
                <w:b/>
                <w:color w:val="000000"/>
                <w:sz w:val="20"/>
                <w:szCs w:val="20"/>
                <w:lang w:val="en-US"/>
              </w:rPr>
              <w:t>Agreement Coordinator</w:t>
            </w:r>
            <w:r w:rsidRPr="001A04C0">
              <w:rPr>
                <w:rFonts w:ascii="Arial" w:eastAsia="Arial" w:hAnsi="Arial" w:cs="Arial"/>
                <w:color w:val="000000"/>
                <w:sz w:val="20"/>
                <w:szCs w:val="20"/>
                <w:lang w:val="en-US"/>
              </w:rPr>
              <w:t>” – means a person appointed by each of the Parties authorized to coordinate the implementation of the Agreement.</w:t>
            </w:r>
          </w:p>
        </w:tc>
      </w:tr>
      <w:tr w:rsidR="001A507E" w:rsidRPr="00B55694" w14:paraId="320BAE22" w14:textId="77777777" w:rsidTr="00905FC6">
        <w:tc>
          <w:tcPr>
            <w:tcW w:w="9072" w:type="dxa"/>
          </w:tcPr>
          <w:p w14:paraId="60BC4764" w14:textId="4C8794D7" w:rsidR="001A507E" w:rsidRPr="001A04C0" w:rsidRDefault="00FC2CC2">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001A507E" w:rsidRPr="001A04C0">
              <w:rPr>
                <w:rFonts w:ascii="Arial" w:eastAsia="Arial" w:hAnsi="Arial" w:cs="Arial"/>
                <w:b/>
                <w:color w:val="000000"/>
                <w:sz w:val="20"/>
                <w:szCs w:val="20"/>
                <w:lang w:val="en-US"/>
              </w:rPr>
              <w:t>Order cost</w:t>
            </w:r>
            <w:r w:rsidR="001A507E" w:rsidRPr="001A04C0">
              <w:rPr>
                <w:rFonts w:ascii="Arial" w:eastAsia="Arial" w:hAnsi="Arial" w:cs="Arial"/>
                <w:color w:val="000000"/>
                <w:sz w:val="20"/>
                <w:szCs w:val="20"/>
                <w:lang w:val="en-US"/>
              </w:rPr>
              <w:t xml:space="preserve">” - means the value calculated based on the hourly wage rates and the reimbursement rules specified in the Contract, including Annex 1 </w:t>
            </w:r>
            <w:r w:rsidR="009147E6" w:rsidRPr="001A04C0">
              <w:rPr>
                <w:rFonts w:ascii="Arial" w:eastAsia="Arial" w:hAnsi="Arial" w:cs="Arial"/>
                <w:color w:val="000000"/>
                <w:sz w:val="20"/>
                <w:szCs w:val="20"/>
                <w:lang w:val="en-US"/>
              </w:rPr>
              <w:t>and the Order</w:t>
            </w:r>
            <w:r w:rsidR="001A507E" w:rsidRPr="001A04C0">
              <w:rPr>
                <w:rFonts w:ascii="Arial" w:eastAsia="Arial" w:hAnsi="Arial" w:cs="Arial"/>
                <w:color w:val="000000"/>
                <w:sz w:val="20"/>
                <w:szCs w:val="20"/>
                <w:lang w:val="en-US"/>
              </w:rPr>
              <w:t xml:space="preserve">. Each time concerns the Service performed by the engaged Consultants </w:t>
            </w:r>
            <w:proofErr w:type="gramStart"/>
            <w:r w:rsidR="001A507E" w:rsidRPr="001A04C0">
              <w:rPr>
                <w:rFonts w:ascii="Arial" w:eastAsia="Arial" w:hAnsi="Arial" w:cs="Arial"/>
                <w:color w:val="000000"/>
                <w:sz w:val="20"/>
                <w:szCs w:val="20"/>
                <w:lang w:val="en-US"/>
              </w:rPr>
              <w:t>on a monthly basis</w:t>
            </w:r>
            <w:proofErr w:type="gramEnd"/>
            <w:r w:rsidR="001A507E" w:rsidRPr="001A04C0">
              <w:rPr>
                <w:rFonts w:ascii="Arial" w:eastAsia="Arial" w:hAnsi="Arial" w:cs="Arial"/>
                <w:color w:val="000000"/>
                <w:sz w:val="20"/>
                <w:szCs w:val="20"/>
                <w:lang w:val="en-US"/>
              </w:rPr>
              <w:t>.</w:t>
            </w:r>
          </w:p>
        </w:tc>
      </w:tr>
      <w:tr w:rsidR="001A507E" w:rsidRPr="00B55694" w14:paraId="7B542C84" w14:textId="77777777" w:rsidTr="00905FC6">
        <w:tc>
          <w:tcPr>
            <w:tcW w:w="9072" w:type="dxa"/>
          </w:tcPr>
          <w:p w14:paraId="529D65B8" w14:textId="765F633B" w:rsidR="001A507E" w:rsidRPr="001A04C0" w:rsidRDefault="00FC2CC2">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001A507E" w:rsidRPr="001A04C0">
              <w:rPr>
                <w:rFonts w:ascii="Arial" w:eastAsia="Arial" w:hAnsi="Arial" w:cs="Arial"/>
                <w:b/>
                <w:color w:val="000000"/>
                <w:sz w:val="20"/>
                <w:szCs w:val="20"/>
                <w:lang w:val="en-US"/>
              </w:rPr>
              <w:t>Services</w:t>
            </w:r>
            <w:r w:rsidR="001A507E" w:rsidRPr="001A04C0">
              <w:rPr>
                <w:rFonts w:ascii="Arial" w:eastAsia="Arial" w:hAnsi="Arial" w:cs="Arial"/>
                <w:color w:val="000000"/>
                <w:sz w:val="20"/>
                <w:szCs w:val="20"/>
                <w:lang w:val="en-US"/>
              </w:rPr>
              <w:t xml:space="preserve">” – means IT services provided at a charge involving </w:t>
            </w:r>
            <w:proofErr w:type="gramStart"/>
            <w:r w:rsidR="001A507E" w:rsidRPr="001A04C0">
              <w:rPr>
                <w:rFonts w:ascii="Arial" w:eastAsia="Arial" w:hAnsi="Arial" w:cs="Arial"/>
                <w:color w:val="000000"/>
                <w:sz w:val="20"/>
                <w:szCs w:val="20"/>
                <w:lang w:val="en-US"/>
              </w:rPr>
              <w:t>in particular the</w:t>
            </w:r>
            <w:proofErr w:type="gramEnd"/>
            <w:r w:rsidR="001A507E" w:rsidRPr="001A04C0">
              <w:rPr>
                <w:rFonts w:ascii="Arial" w:eastAsia="Arial" w:hAnsi="Arial" w:cs="Arial"/>
                <w:color w:val="000000"/>
                <w:sz w:val="20"/>
                <w:szCs w:val="20"/>
                <w:lang w:val="en-US"/>
              </w:rPr>
              <w:t xml:space="preserve"> programming, planning and carrying out tests, software corrections and software documentation, provided by the Contractor for the Client through dedicated Consultants, under this Agreement.</w:t>
            </w:r>
          </w:p>
        </w:tc>
      </w:tr>
      <w:tr w:rsidR="001A507E" w:rsidRPr="00B55694" w14:paraId="2E45902B" w14:textId="77777777" w:rsidTr="00905FC6">
        <w:tc>
          <w:tcPr>
            <w:tcW w:w="9072" w:type="dxa"/>
          </w:tcPr>
          <w:p w14:paraId="1FD0F4A1" w14:textId="413C6FB9" w:rsidR="001A507E" w:rsidRPr="001A04C0" w:rsidRDefault="00FC2CC2">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001A507E" w:rsidRPr="001A04C0">
              <w:rPr>
                <w:rFonts w:ascii="Arial" w:eastAsia="Arial" w:hAnsi="Arial" w:cs="Arial"/>
                <w:b/>
                <w:color w:val="000000"/>
                <w:sz w:val="20"/>
                <w:szCs w:val="20"/>
                <w:lang w:val="en-US"/>
              </w:rPr>
              <w:t>Work</w:t>
            </w:r>
            <w:r w:rsidR="001A507E" w:rsidRPr="001A04C0">
              <w:rPr>
                <w:rFonts w:ascii="Arial" w:eastAsia="Arial" w:hAnsi="Arial" w:cs="Arial"/>
                <w:color w:val="000000"/>
                <w:sz w:val="20"/>
                <w:szCs w:val="20"/>
                <w:lang w:val="en-US"/>
              </w:rPr>
              <w:t xml:space="preserve">” – means a work within the meaning of </w:t>
            </w:r>
            <w:r w:rsidR="00122BAA" w:rsidRPr="001A04C0">
              <w:rPr>
                <w:rFonts w:ascii="Arial" w:eastAsia="Arial" w:hAnsi="Arial" w:cs="Arial"/>
                <w:color w:val="000000"/>
                <w:sz w:val="20"/>
                <w:szCs w:val="20"/>
                <w:lang w:val="en-US"/>
              </w:rPr>
              <w:t>applicable provisions of law</w:t>
            </w:r>
            <w:r w:rsidR="001A507E" w:rsidRPr="001A04C0">
              <w:rPr>
                <w:rFonts w:ascii="Arial" w:eastAsia="Arial" w:hAnsi="Arial" w:cs="Arial"/>
                <w:color w:val="000000"/>
                <w:sz w:val="20"/>
                <w:szCs w:val="20"/>
                <w:lang w:val="en-US"/>
              </w:rPr>
              <w:t>, in particular computer programs, IT systems, applications, projects, documentation or parts thereof, including those constituting elements or parts of other works, or any other works made by the Authors for the Client in as a part of the performance of the Agreement or the Orders concluded by the Parties.</w:t>
            </w:r>
          </w:p>
        </w:tc>
      </w:tr>
      <w:tr w:rsidR="001A507E" w:rsidRPr="00B55694" w14:paraId="211FBCEC" w14:textId="77777777" w:rsidTr="00905FC6">
        <w:tc>
          <w:tcPr>
            <w:tcW w:w="9072" w:type="dxa"/>
          </w:tcPr>
          <w:p w14:paraId="6B11B37D" w14:textId="1DDDE888" w:rsidR="001A507E" w:rsidRPr="001A04C0" w:rsidRDefault="00FC2CC2">
            <w:pPr>
              <w:numPr>
                <w:ilvl w:val="0"/>
                <w:numId w:val="11"/>
              </w:numPr>
              <w:pBdr>
                <w:top w:val="nil"/>
                <w:left w:val="nil"/>
                <w:bottom w:val="nil"/>
                <w:right w:val="nil"/>
                <w:between w:val="nil"/>
              </w:pBdr>
              <w:spacing w:before="120" w:after="120" w:line="288" w:lineRule="auto"/>
              <w:ind w:left="357"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t>
            </w:r>
            <w:r w:rsidR="001A507E" w:rsidRPr="001A04C0">
              <w:rPr>
                <w:rFonts w:ascii="Arial" w:eastAsia="Arial" w:hAnsi="Arial" w:cs="Arial"/>
                <w:b/>
                <w:color w:val="000000"/>
                <w:sz w:val="20"/>
                <w:szCs w:val="20"/>
                <w:lang w:val="en-US"/>
              </w:rPr>
              <w:t>Order</w:t>
            </w:r>
            <w:r w:rsidR="001A507E" w:rsidRPr="001A04C0">
              <w:rPr>
                <w:rFonts w:ascii="Arial" w:eastAsia="Arial" w:hAnsi="Arial" w:cs="Arial"/>
                <w:color w:val="000000"/>
                <w:sz w:val="20"/>
                <w:szCs w:val="20"/>
                <w:lang w:val="en-US"/>
              </w:rPr>
              <w:t>” – means a document concluded by the Parties in the manner specified in § 2 sec. 2 of the Agreement, setting out the scope and rules for the provision of Services, the performance of which will be ordered by the Client to Contractor.</w:t>
            </w:r>
          </w:p>
        </w:tc>
      </w:tr>
      <w:tr w:rsidR="001A507E" w:rsidRPr="00B55694" w14:paraId="06A966D7" w14:textId="77777777" w:rsidTr="00905FC6">
        <w:tc>
          <w:tcPr>
            <w:tcW w:w="9072" w:type="dxa"/>
          </w:tcPr>
          <w:p w14:paraId="02DC4B27"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2</w:t>
            </w:r>
          </w:p>
          <w:p w14:paraId="583BBC08"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SUBJECT OF THE AGREEMENT</w:t>
            </w:r>
          </w:p>
        </w:tc>
      </w:tr>
      <w:tr w:rsidR="001A507E" w:rsidRPr="00B55694" w14:paraId="08BA11E3" w14:textId="77777777" w:rsidTr="00905FC6">
        <w:tc>
          <w:tcPr>
            <w:tcW w:w="9072" w:type="dxa"/>
          </w:tcPr>
          <w:p w14:paraId="07F97996" w14:textId="77777777" w:rsidR="001A507E" w:rsidRPr="001A04C0" w:rsidRDefault="001A507E">
            <w:pPr>
              <w:numPr>
                <w:ilvl w:val="0"/>
                <w:numId w:val="27"/>
              </w:numPr>
              <w:pBdr>
                <w:top w:val="nil"/>
                <w:left w:val="nil"/>
                <w:bottom w:val="nil"/>
                <w:right w:val="nil"/>
                <w:between w:val="nil"/>
              </w:pBdr>
              <w:spacing w:before="120" w:after="120" w:line="288" w:lineRule="auto"/>
              <w:ind w:left="318"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Client orders and the Contractor </w:t>
            </w:r>
            <w:proofErr w:type="gramStart"/>
            <w:r w:rsidRPr="001A04C0">
              <w:rPr>
                <w:rFonts w:ascii="Arial" w:eastAsia="Arial" w:hAnsi="Arial" w:cs="Arial"/>
                <w:color w:val="000000"/>
                <w:sz w:val="20"/>
                <w:szCs w:val="20"/>
                <w:lang w:val="en-US"/>
              </w:rPr>
              <w:t>undertakes</w:t>
            </w:r>
            <w:proofErr w:type="gramEnd"/>
            <w:r w:rsidRPr="001A04C0">
              <w:rPr>
                <w:rFonts w:ascii="Arial" w:eastAsia="Arial" w:hAnsi="Arial" w:cs="Arial"/>
                <w:color w:val="000000"/>
                <w:sz w:val="20"/>
                <w:szCs w:val="20"/>
                <w:lang w:val="en-US"/>
              </w:rPr>
              <w:t xml:space="preserve"> to provide Services for the Client under the terms and conditions set out in this Agreement, for a fee constituting the Order cost.</w:t>
            </w:r>
          </w:p>
        </w:tc>
      </w:tr>
      <w:tr w:rsidR="001A507E" w:rsidRPr="00B55694" w14:paraId="6F923C36" w14:textId="77777777" w:rsidTr="00905FC6">
        <w:tc>
          <w:tcPr>
            <w:tcW w:w="9072" w:type="dxa"/>
          </w:tcPr>
          <w:p w14:paraId="541CCA85" w14:textId="77777777" w:rsidR="001A507E" w:rsidRPr="001A04C0" w:rsidRDefault="001A507E">
            <w:pPr>
              <w:numPr>
                <w:ilvl w:val="0"/>
                <w:numId w:val="27"/>
              </w:numPr>
              <w:pBdr>
                <w:top w:val="nil"/>
                <w:left w:val="nil"/>
                <w:bottom w:val="nil"/>
                <w:right w:val="nil"/>
                <w:between w:val="nil"/>
              </w:pBdr>
              <w:spacing w:before="120" w:after="120" w:line="288" w:lineRule="auto"/>
              <w:ind w:left="318"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scope and rules for implementation of the ordered Services will be defined each time in the Orders concluded by the Parties. Orders will be concluded in electronic form and will be signed by persons authorized to represent the Parties under this Agreement. The template of the Order, specifying </w:t>
            </w:r>
            <w:proofErr w:type="gramStart"/>
            <w:r w:rsidRPr="001A04C0">
              <w:rPr>
                <w:rFonts w:ascii="Arial" w:eastAsia="Arial" w:hAnsi="Arial" w:cs="Arial"/>
                <w:color w:val="000000"/>
                <w:sz w:val="20"/>
                <w:szCs w:val="20"/>
                <w:lang w:val="en-US"/>
              </w:rPr>
              <w:t>in particular the</w:t>
            </w:r>
            <w:proofErr w:type="gramEnd"/>
            <w:r w:rsidRPr="001A04C0">
              <w:rPr>
                <w:rFonts w:ascii="Arial" w:eastAsia="Arial" w:hAnsi="Arial" w:cs="Arial"/>
                <w:color w:val="000000"/>
                <w:sz w:val="20"/>
                <w:szCs w:val="20"/>
                <w:lang w:val="en-US"/>
              </w:rPr>
              <w:t xml:space="preserve"> required scope of its content, constitutes Annex 2 to the Agreement.</w:t>
            </w:r>
          </w:p>
        </w:tc>
      </w:tr>
      <w:tr w:rsidR="001A507E" w:rsidRPr="00B55694" w14:paraId="6EC9AF1E" w14:textId="77777777" w:rsidTr="00905FC6">
        <w:tc>
          <w:tcPr>
            <w:tcW w:w="9072" w:type="dxa"/>
          </w:tcPr>
          <w:p w14:paraId="64D8DE01" w14:textId="3B7CA4EB" w:rsidR="001A507E" w:rsidRPr="001A04C0" w:rsidRDefault="001A507E" w:rsidP="002443D0">
            <w:pPr>
              <w:numPr>
                <w:ilvl w:val="0"/>
                <w:numId w:val="27"/>
              </w:numPr>
              <w:pBdr>
                <w:top w:val="nil"/>
                <w:left w:val="nil"/>
                <w:bottom w:val="nil"/>
                <w:right w:val="nil"/>
                <w:between w:val="nil"/>
              </w:pBdr>
              <w:spacing w:before="120" w:after="120" w:line="288" w:lineRule="auto"/>
              <w:ind w:left="318"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Parties declare that as part of the provision of the Services under the Agreement, in no case will there be an employment relationship between Client and the Consultants.</w:t>
            </w:r>
            <w:r w:rsidR="002443D0" w:rsidRPr="001A04C0">
              <w:rPr>
                <w:rFonts w:ascii="Arial" w:eastAsia="Arial" w:hAnsi="Arial" w:cs="Arial"/>
                <w:color w:val="000000"/>
                <w:sz w:val="20"/>
                <w:szCs w:val="20"/>
                <w:lang w:val="en-US"/>
              </w:rPr>
              <w:t xml:space="preserve"> </w:t>
            </w:r>
          </w:p>
        </w:tc>
      </w:tr>
      <w:tr w:rsidR="001A507E" w:rsidRPr="00B55694" w14:paraId="5A466D4A" w14:textId="77777777" w:rsidTr="00905FC6">
        <w:tc>
          <w:tcPr>
            <w:tcW w:w="9072" w:type="dxa"/>
          </w:tcPr>
          <w:p w14:paraId="7F4E429D" w14:textId="77777777" w:rsidR="001A507E" w:rsidRPr="001A04C0" w:rsidRDefault="001A507E">
            <w:pPr>
              <w:numPr>
                <w:ilvl w:val="0"/>
                <w:numId w:val="27"/>
              </w:numPr>
              <w:pBdr>
                <w:top w:val="nil"/>
                <w:left w:val="nil"/>
                <w:bottom w:val="nil"/>
                <w:right w:val="nil"/>
                <w:between w:val="nil"/>
              </w:pBdr>
              <w:spacing w:before="120" w:after="120" w:line="288" w:lineRule="auto"/>
              <w:ind w:left="318"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Agreement Coordinator, on the part of Client, is:</w:t>
            </w:r>
          </w:p>
          <w:p w14:paraId="785E71F3" w14:textId="3EC241C4" w:rsidR="001A507E" w:rsidRPr="001A04C0" w:rsidRDefault="001A507E">
            <w:pPr>
              <w:pBdr>
                <w:top w:val="nil"/>
                <w:left w:val="nil"/>
                <w:bottom w:val="nil"/>
                <w:right w:val="nil"/>
                <w:between w:val="nil"/>
              </w:pBdr>
              <w:spacing w:before="120" w:after="120" w:line="288" w:lineRule="auto"/>
              <w:ind w:left="318"/>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 </w:t>
            </w:r>
            <w:r w:rsidR="00965FBB" w:rsidRPr="00965FBB">
              <w:rPr>
                <w:rFonts w:ascii="Arial" w:eastAsia="Arial" w:hAnsi="Arial" w:cs="Arial"/>
                <w:color w:val="000000"/>
                <w:sz w:val="20"/>
                <w:szCs w:val="20"/>
                <w:lang w:val="en-GB"/>
              </w:rPr>
              <w:t xml:space="preserve">Kim </w:t>
            </w:r>
            <w:proofErr w:type="spellStart"/>
            <w:r w:rsidR="00965FBB" w:rsidRPr="00965FBB">
              <w:rPr>
                <w:rFonts w:ascii="Arial" w:eastAsia="Arial" w:hAnsi="Arial" w:cs="Arial"/>
                <w:color w:val="000000"/>
                <w:sz w:val="20"/>
                <w:szCs w:val="20"/>
                <w:lang w:val="en-GB"/>
              </w:rPr>
              <w:t>Jiyoon</w:t>
            </w:r>
            <w:proofErr w:type="spellEnd"/>
            <w:r w:rsidR="00965FBB" w:rsidRPr="00965FBB">
              <w:rPr>
                <w:rFonts w:ascii="Arial" w:eastAsia="Arial" w:hAnsi="Arial" w:cs="Arial"/>
                <w:color w:val="000000"/>
                <w:sz w:val="20"/>
                <w:szCs w:val="20"/>
                <w:lang w:val="en-GB"/>
              </w:rPr>
              <w:t>, Deputy General Manager</w:t>
            </w:r>
            <w:r w:rsidR="00965FBB">
              <w:rPr>
                <w:rFonts w:ascii="Arial" w:eastAsia="Arial" w:hAnsi="Arial" w:cs="Arial"/>
                <w:color w:val="000000"/>
                <w:sz w:val="20"/>
                <w:szCs w:val="20"/>
                <w:lang w:val="en-GB"/>
              </w:rPr>
              <w:t>,</w:t>
            </w:r>
            <w:r w:rsidR="00965FBB" w:rsidRPr="00965FBB">
              <w:rPr>
                <w:rFonts w:ascii="Arial" w:eastAsia="Arial" w:hAnsi="Arial" w:cs="Arial"/>
                <w:color w:val="000000"/>
                <w:sz w:val="20"/>
                <w:szCs w:val="20"/>
                <w:lang w:val="en-US"/>
              </w:rPr>
              <w:t xml:space="preserve"> </w:t>
            </w:r>
            <w:r w:rsidRPr="001A04C0">
              <w:rPr>
                <w:rFonts w:ascii="Arial" w:eastAsia="Arial" w:hAnsi="Arial" w:cs="Arial"/>
                <w:color w:val="000000"/>
                <w:sz w:val="20"/>
                <w:szCs w:val="20"/>
                <w:lang w:val="en-US"/>
              </w:rPr>
              <w:t xml:space="preserve">e-mail: </w:t>
            </w:r>
            <w:r w:rsidR="00965FBB" w:rsidRPr="00965FBB">
              <w:rPr>
                <w:rFonts w:ascii="Arial" w:eastAsia="Arial" w:hAnsi="Arial" w:cs="Arial"/>
                <w:color w:val="000000"/>
                <w:sz w:val="20"/>
                <w:szCs w:val="20"/>
                <w:lang w:val="en-US"/>
              </w:rPr>
              <w:t>kim.jiyoon@hanwha.com</w:t>
            </w:r>
          </w:p>
        </w:tc>
      </w:tr>
      <w:tr w:rsidR="001A507E" w:rsidRPr="00B55694" w14:paraId="313E31F8" w14:textId="77777777" w:rsidTr="00905FC6">
        <w:tc>
          <w:tcPr>
            <w:tcW w:w="9072" w:type="dxa"/>
          </w:tcPr>
          <w:p w14:paraId="13027752" w14:textId="77777777" w:rsidR="001A507E" w:rsidRPr="001A04C0" w:rsidRDefault="001A507E">
            <w:pPr>
              <w:numPr>
                <w:ilvl w:val="0"/>
                <w:numId w:val="27"/>
              </w:numPr>
              <w:pBdr>
                <w:top w:val="nil"/>
                <w:left w:val="nil"/>
                <w:bottom w:val="nil"/>
                <w:right w:val="nil"/>
                <w:between w:val="nil"/>
              </w:pBdr>
              <w:spacing w:before="120" w:after="120" w:line="288" w:lineRule="auto"/>
              <w:ind w:left="318"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Agreement Coordinator, on the part of Contractor, is:</w:t>
            </w:r>
          </w:p>
          <w:p w14:paraId="60A83D22" w14:textId="54050829" w:rsidR="001A507E" w:rsidRPr="001A04C0" w:rsidRDefault="0030580A">
            <w:pPr>
              <w:pBdr>
                <w:top w:val="nil"/>
                <w:left w:val="nil"/>
                <w:bottom w:val="nil"/>
                <w:right w:val="nil"/>
                <w:between w:val="nil"/>
              </w:pBdr>
              <w:spacing w:before="120" w:after="120" w:line="288" w:lineRule="auto"/>
              <w:ind w:left="318"/>
              <w:jc w:val="both"/>
              <w:rPr>
                <w:rFonts w:ascii="Arial" w:eastAsia="Arial" w:hAnsi="Arial" w:cs="Arial"/>
                <w:b/>
                <w:bCs/>
                <w:color w:val="000000"/>
                <w:sz w:val="20"/>
                <w:szCs w:val="20"/>
                <w:lang w:val="en-US"/>
              </w:rPr>
            </w:pPr>
            <w:r w:rsidRPr="00965FBB">
              <w:rPr>
                <w:rFonts w:ascii="Arial" w:eastAsia="Arial" w:hAnsi="Arial" w:cs="Arial"/>
                <w:color w:val="000000"/>
                <w:sz w:val="20"/>
                <w:szCs w:val="20"/>
                <w:lang w:val="en-US"/>
              </w:rPr>
              <w:t>Piotr Jurek</w:t>
            </w:r>
            <w:r w:rsidR="001A507E" w:rsidRPr="00965FBB">
              <w:rPr>
                <w:rFonts w:ascii="Arial" w:eastAsia="Arial" w:hAnsi="Arial" w:cs="Arial"/>
                <w:color w:val="000000"/>
                <w:sz w:val="20"/>
                <w:szCs w:val="20"/>
                <w:lang w:val="en-US"/>
              </w:rPr>
              <w:t>,</w:t>
            </w:r>
            <w:r w:rsidR="00965FBB">
              <w:rPr>
                <w:rFonts w:ascii="Arial" w:eastAsia="Arial" w:hAnsi="Arial" w:cs="Arial"/>
                <w:color w:val="000000"/>
                <w:sz w:val="20"/>
                <w:szCs w:val="20"/>
                <w:lang w:val="en-US"/>
              </w:rPr>
              <w:t xml:space="preserve"> CEO,</w:t>
            </w:r>
            <w:r w:rsidR="001A507E" w:rsidRPr="00965FBB">
              <w:rPr>
                <w:rFonts w:ascii="Arial" w:eastAsia="Arial" w:hAnsi="Arial" w:cs="Arial"/>
                <w:color w:val="000000"/>
                <w:sz w:val="20"/>
                <w:szCs w:val="20"/>
                <w:lang w:val="en-US"/>
              </w:rPr>
              <w:t xml:space="preserve"> e-mail:</w:t>
            </w:r>
            <w:r w:rsidR="001A507E" w:rsidRPr="001A04C0">
              <w:rPr>
                <w:rFonts w:ascii="Arial" w:eastAsia="Arial" w:hAnsi="Arial" w:cs="Arial"/>
                <w:b/>
                <w:bCs/>
                <w:color w:val="000000"/>
                <w:sz w:val="20"/>
                <w:szCs w:val="20"/>
                <w:lang w:val="en-US"/>
              </w:rPr>
              <w:t xml:space="preserve"> </w:t>
            </w:r>
            <w:r w:rsidR="007E1062">
              <w:fldChar w:fldCharType="begin"/>
            </w:r>
            <w:r w:rsidR="007E1062" w:rsidRPr="00B55694">
              <w:rPr>
                <w:lang w:val="en-US"/>
                <w:rPrChange w:id="2" w:author="JIYOON KIM" w:date="2026-03-19T05:53:00Z" w16du:dateUtc="2026-03-18T20:53:00Z">
                  <w:rPr/>
                </w:rPrChange>
              </w:rPr>
              <w:instrText>HYPERLINK "mailto:piotr.jurek@nexttechnology.io"</w:instrText>
            </w:r>
            <w:r w:rsidR="007E1062">
              <w:fldChar w:fldCharType="separate"/>
            </w:r>
            <w:r w:rsidR="007E1062" w:rsidRPr="001A04C0">
              <w:rPr>
                <w:rStyle w:val="af4"/>
                <w:rFonts w:ascii="Arial" w:eastAsia="Arial" w:hAnsi="Arial" w:cs="Arial"/>
                <w:b/>
                <w:bCs/>
                <w:sz w:val="20"/>
                <w:szCs w:val="20"/>
                <w:lang w:val="en-US"/>
              </w:rPr>
              <w:t>piotr.jurek@nexttechnology.io</w:t>
            </w:r>
            <w:r w:rsidR="007E1062">
              <w:fldChar w:fldCharType="end"/>
            </w:r>
            <w:r w:rsidR="007E1062" w:rsidRPr="001A04C0">
              <w:rPr>
                <w:rFonts w:ascii="Arial" w:eastAsia="Arial" w:hAnsi="Arial" w:cs="Arial"/>
                <w:b/>
                <w:bCs/>
                <w:color w:val="000000"/>
                <w:sz w:val="20"/>
                <w:szCs w:val="20"/>
                <w:lang w:val="en-US"/>
              </w:rPr>
              <w:t xml:space="preserve"> </w:t>
            </w:r>
          </w:p>
        </w:tc>
      </w:tr>
      <w:tr w:rsidR="001A507E" w:rsidRPr="00B55694" w14:paraId="71A44932" w14:textId="77777777" w:rsidTr="00905FC6">
        <w:tc>
          <w:tcPr>
            <w:tcW w:w="9072" w:type="dxa"/>
          </w:tcPr>
          <w:p w14:paraId="0BD7D21D" w14:textId="77777777" w:rsidR="001A507E" w:rsidRPr="003331EE" w:rsidRDefault="001A507E" w:rsidP="003331EE">
            <w:pPr>
              <w:pBdr>
                <w:top w:val="nil"/>
                <w:left w:val="nil"/>
                <w:bottom w:val="nil"/>
                <w:right w:val="nil"/>
                <w:between w:val="nil"/>
              </w:pBdr>
              <w:spacing w:before="120" w:after="120" w:line="288" w:lineRule="auto"/>
              <w:jc w:val="both"/>
              <w:rPr>
                <w:rFonts w:ascii="Arial" w:hAnsi="Arial" w:cs="Arial" w:hint="eastAsia"/>
                <w:color w:val="000000"/>
                <w:sz w:val="20"/>
                <w:szCs w:val="20"/>
                <w:lang w:val="en-US" w:eastAsia="ko-KR"/>
                <w:rPrChange w:id="3" w:author="JIYOON KIM" w:date="2026-03-19T06:42:00Z" w16du:dateUtc="2026-03-18T21:42:00Z">
                  <w:rPr>
                    <w:rFonts w:ascii="Arial" w:eastAsia="Arial" w:hAnsi="Arial" w:cs="Arial"/>
                    <w:color w:val="000000"/>
                    <w:sz w:val="20"/>
                    <w:szCs w:val="20"/>
                    <w:lang w:val="en-US"/>
                  </w:rPr>
                </w:rPrChange>
              </w:rPr>
              <w:pPrChange w:id="4" w:author="JIYOON KIM" w:date="2026-03-19T06:42:00Z" w16du:dateUtc="2026-03-18T21:42:00Z">
                <w:pPr>
                  <w:pBdr>
                    <w:top w:val="nil"/>
                    <w:left w:val="nil"/>
                    <w:bottom w:val="nil"/>
                    <w:right w:val="nil"/>
                    <w:between w:val="nil"/>
                  </w:pBdr>
                  <w:spacing w:before="120" w:after="120" w:line="288" w:lineRule="auto"/>
                  <w:ind w:left="318"/>
                  <w:jc w:val="both"/>
                </w:pPr>
              </w:pPrChange>
            </w:pPr>
          </w:p>
        </w:tc>
      </w:tr>
      <w:tr w:rsidR="001A507E" w:rsidRPr="00B55694" w14:paraId="21B728BA" w14:textId="77777777" w:rsidTr="00905FC6">
        <w:tc>
          <w:tcPr>
            <w:tcW w:w="9072" w:type="dxa"/>
          </w:tcPr>
          <w:p w14:paraId="46178EDB"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3</w:t>
            </w:r>
          </w:p>
          <w:p w14:paraId="10D04A18"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xml:space="preserve"> RIGHTS AND OBLIGATIONS OF THE CONTRACTOR</w:t>
            </w:r>
          </w:p>
        </w:tc>
      </w:tr>
      <w:tr w:rsidR="001A507E" w:rsidRPr="00B55694" w14:paraId="154B53C7" w14:textId="77777777" w:rsidTr="00905FC6">
        <w:tc>
          <w:tcPr>
            <w:tcW w:w="9072" w:type="dxa"/>
          </w:tcPr>
          <w:p w14:paraId="0AFC8A1E" w14:textId="77777777"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Contractor undertakes to provide Services with due diligence, </w:t>
            </w:r>
            <w:proofErr w:type="gramStart"/>
            <w:r w:rsidRPr="001A04C0">
              <w:rPr>
                <w:rFonts w:ascii="Arial" w:eastAsia="Arial" w:hAnsi="Arial" w:cs="Arial"/>
                <w:color w:val="000000"/>
                <w:sz w:val="20"/>
                <w:szCs w:val="20"/>
                <w:lang w:val="en-US"/>
              </w:rPr>
              <w:t>taking into account</w:t>
            </w:r>
            <w:proofErr w:type="gramEnd"/>
            <w:r w:rsidRPr="001A04C0">
              <w:rPr>
                <w:rFonts w:ascii="Arial" w:eastAsia="Arial" w:hAnsi="Arial" w:cs="Arial"/>
                <w:color w:val="000000"/>
                <w:sz w:val="20"/>
                <w:szCs w:val="20"/>
                <w:lang w:val="en-US"/>
              </w:rPr>
              <w:t xml:space="preserve"> the professional nature of the services provided.</w:t>
            </w:r>
          </w:p>
        </w:tc>
      </w:tr>
      <w:tr w:rsidR="001A507E" w:rsidRPr="00B55694" w14:paraId="0B4E5FDB" w14:textId="77777777" w:rsidTr="00905FC6">
        <w:tc>
          <w:tcPr>
            <w:tcW w:w="9072" w:type="dxa"/>
          </w:tcPr>
          <w:p w14:paraId="0CB15D21" w14:textId="77777777"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Services will be provided according to the methodology and specifications of the Client agreed between the Parties and at the place and deadlines agreed with the Client in the Order resulting from the scope and characteristics of the Services performed.</w:t>
            </w:r>
          </w:p>
        </w:tc>
      </w:tr>
      <w:tr w:rsidR="001A507E" w:rsidRPr="00B55694" w14:paraId="71F64462" w14:textId="77777777" w:rsidTr="00905FC6">
        <w:tc>
          <w:tcPr>
            <w:tcW w:w="9072" w:type="dxa"/>
          </w:tcPr>
          <w:p w14:paraId="5C1D7AA0" w14:textId="59B23AF0"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undertakes to provide Consultants with specifications, instructions and guidelines required for the provision of Services in the time and form that enables the proper and timely performance of the Service by the Contractor, </w:t>
            </w:r>
            <w:r w:rsidR="007D73CE" w:rsidRPr="001A04C0">
              <w:rPr>
                <w:rFonts w:ascii="Arial" w:eastAsia="Arial" w:hAnsi="Arial" w:cs="Arial"/>
                <w:color w:val="000000"/>
                <w:sz w:val="20"/>
                <w:szCs w:val="20"/>
                <w:lang w:val="en-US"/>
              </w:rPr>
              <w:t>however, if despite the Consultant’s readiness to perform the Service such performance is impossible for reasons solely attributable to the Client, this shall be treated by the Parties as the provision of the Service by the Contractor and shall therefore be subject to payment of the Order cost as if the Consultant had actually performed the work</w:t>
            </w:r>
            <w:r w:rsidRPr="001A04C0">
              <w:rPr>
                <w:rFonts w:ascii="Arial" w:eastAsia="Arial" w:hAnsi="Arial" w:cs="Arial"/>
                <w:color w:val="000000"/>
                <w:sz w:val="20"/>
                <w:szCs w:val="20"/>
                <w:lang w:val="en-US"/>
              </w:rPr>
              <w:t>.</w:t>
            </w:r>
          </w:p>
        </w:tc>
      </w:tr>
      <w:tr w:rsidR="001A507E" w:rsidRPr="00B55694" w14:paraId="792E9AC2" w14:textId="77777777" w:rsidTr="00905FC6">
        <w:tc>
          <w:tcPr>
            <w:tcW w:w="9072" w:type="dxa"/>
          </w:tcPr>
          <w:p w14:paraId="19053E2A" w14:textId="2E480A7D" w:rsidR="001A507E" w:rsidRPr="001A04C0" w:rsidRDefault="001A507E" w:rsidP="007E1062">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undertakes to provide Consultants with appropriate conditions, equipment and place to perform the ordered Services, the costs of which shall be fully reimbursed by the Client to the Contractor on the terms set out in </w:t>
            </w:r>
            <w:r w:rsidR="00933456" w:rsidRPr="001A04C0">
              <w:rPr>
                <w:rFonts w:ascii="Arial" w:eastAsia="Arial" w:hAnsi="Arial" w:cs="Arial"/>
                <w:color w:val="000000"/>
                <w:sz w:val="20"/>
                <w:szCs w:val="20"/>
                <w:lang w:val="en-US"/>
              </w:rPr>
              <w:t xml:space="preserve">the Order and </w:t>
            </w:r>
            <w:r w:rsidRPr="001A04C0">
              <w:rPr>
                <w:rFonts w:ascii="Arial" w:eastAsia="Arial" w:hAnsi="Arial" w:cs="Arial"/>
                <w:color w:val="000000"/>
                <w:sz w:val="20"/>
                <w:szCs w:val="20"/>
                <w:lang w:val="en-US"/>
              </w:rPr>
              <w:t>Annex 1 to this Agreement</w:t>
            </w:r>
          </w:p>
        </w:tc>
      </w:tr>
      <w:tr w:rsidR="001A507E" w:rsidRPr="00B55694" w14:paraId="0C60CEE4" w14:textId="77777777" w:rsidTr="00905FC6">
        <w:tc>
          <w:tcPr>
            <w:tcW w:w="9072" w:type="dxa"/>
          </w:tcPr>
          <w:p w14:paraId="2C7B2C57" w14:textId="37C049D3" w:rsidR="001A507E" w:rsidRPr="001A04C0" w:rsidRDefault="001A507E" w:rsidP="007B7B27">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undertakes that as part of the Order Cost, he will perform the agreed Services in the amount specified in the Order within hours specified in the Order, starting from the date indicated in the Order and after its acceptance by the Contractor.  Changing the deadlines and the scope of the </w:t>
            </w:r>
            <w:r w:rsidR="007B7B27" w:rsidRPr="001A04C0">
              <w:rPr>
                <w:rFonts w:ascii="Arial" w:eastAsia="Arial" w:hAnsi="Arial" w:cs="Arial"/>
                <w:color w:val="000000"/>
                <w:sz w:val="20"/>
                <w:szCs w:val="20"/>
                <w:lang w:val="en-US"/>
              </w:rPr>
              <w:t xml:space="preserve">performed </w:t>
            </w:r>
            <w:r w:rsidRPr="001A04C0">
              <w:rPr>
                <w:rFonts w:ascii="Arial" w:eastAsia="Arial" w:hAnsi="Arial" w:cs="Arial"/>
                <w:color w:val="000000"/>
                <w:sz w:val="20"/>
                <w:szCs w:val="20"/>
                <w:lang w:val="en-US"/>
              </w:rPr>
              <w:t xml:space="preserve">Services requires </w:t>
            </w:r>
            <w:r w:rsidR="00122BAA" w:rsidRPr="001A04C0">
              <w:rPr>
                <w:rFonts w:ascii="Arial" w:eastAsia="Arial" w:hAnsi="Arial" w:cs="Arial"/>
                <w:color w:val="000000"/>
                <w:sz w:val="20"/>
                <w:szCs w:val="20"/>
                <w:lang w:val="en-US"/>
              </w:rPr>
              <w:t>mutual written agreement of both the Parties</w:t>
            </w:r>
            <w:r w:rsidRPr="001A04C0">
              <w:rPr>
                <w:rFonts w:ascii="Arial" w:eastAsia="Arial" w:hAnsi="Arial" w:cs="Arial"/>
                <w:color w:val="000000"/>
                <w:sz w:val="20"/>
                <w:szCs w:val="20"/>
                <w:lang w:val="en-US"/>
              </w:rPr>
              <w:t>.</w:t>
            </w:r>
          </w:p>
        </w:tc>
      </w:tr>
      <w:tr w:rsidR="001A507E" w:rsidRPr="00B55694" w14:paraId="6CB76C03" w14:textId="77777777" w:rsidTr="00905FC6">
        <w:tc>
          <w:tcPr>
            <w:tcW w:w="9072" w:type="dxa"/>
          </w:tcPr>
          <w:p w14:paraId="501FBD8B" w14:textId="001DCF94"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Client undertakes to pay the Cost of the order for the Services in the amount specified in the Order, however, in the event that the Consultant at the times and place determined by the Parties is ready to perform the Services, and the Client does not actually use the Services at that time, this circumstance will not give the Client the right to demand a reduction in the Order Costs.</w:t>
            </w:r>
            <w:r w:rsidR="00D07D14" w:rsidRPr="001A04C0">
              <w:rPr>
                <w:lang w:val="en-US"/>
              </w:rPr>
              <w:t xml:space="preserve"> </w:t>
            </w:r>
            <w:r w:rsidR="00D07D14" w:rsidRPr="001A04C0">
              <w:rPr>
                <w:rFonts w:ascii="Arial" w:eastAsia="Arial" w:hAnsi="Arial" w:cs="Arial"/>
                <w:color w:val="000000"/>
                <w:sz w:val="20"/>
                <w:szCs w:val="20"/>
                <w:lang w:val="en-US"/>
              </w:rPr>
              <w:t>This provision shall, however, be inapplicable where the Client’s non</w:t>
            </w:r>
            <w:r w:rsidR="00D07D14" w:rsidRPr="001A04C0">
              <w:rPr>
                <w:rFonts w:ascii="Cambria Math" w:eastAsia="Arial" w:hAnsi="Cambria Math" w:cs="Cambria Math"/>
                <w:color w:val="000000"/>
                <w:sz w:val="20"/>
                <w:szCs w:val="20"/>
                <w:lang w:val="en-US"/>
              </w:rPr>
              <w:t>‑</w:t>
            </w:r>
            <w:r w:rsidR="00D07D14" w:rsidRPr="001A04C0">
              <w:rPr>
                <w:rFonts w:ascii="Arial" w:eastAsia="Arial" w:hAnsi="Arial" w:cs="Arial"/>
                <w:color w:val="000000"/>
                <w:sz w:val="20"/>
                <w:szCs w:val="20"/>
                <w:lang w:val="en-US"/>
              </w:rPr>
              <w:t>use of the Services results from circumstances not attributable to the Client’s fault or sphere of risk.</w:t>
            </w:r>
          </w:p>
        </w:tc>
      </w:tr>
      <w:tr w:rsidR="001A507E" w:rsidRPr="00B55694" w14:paraId="442B57FC" w14:textId="77777777" w:rsidTr="00905FC6">
        <w:tc>
          <w:tcPr>
            <w:tcW w:w="9072" w:type="dxa"/>
          </w:tcPr>
          <w:p w14:paraId="4856C75F" w14:textId="5F9FE38A"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hereby accepts the possibility of </w:t>
            </w:r>
            <w:proofErr w:type="gramStart"/>
            <w:r w:rsidRPr="001A04C0">
              <w:rPr>
                <w:rFonts w:ascii="Arial" w:eastAsia="Arial" w:hAnsi="Arial" w:cs="Arial"/>
                <w:color w:val="000000"/>
                <w:sz w:val="20"/>
                <w:szCs w:val="20"/>
                <w:lang w:val="en-US"/>
              </w:rPr>
              <w:t>Consultants</w:t>
            </w:r>
            <w:proofErr w:type="gramEnd"/>
            <w:r w:rsidRPr="001A04C0">
              <w:rPr>
                <w:rFonts w:ascii="Arial" w:eastAsia="Arial" w:hAnsi="Arial" w:cs="Arial"/>
                <w:color w:val="000000"/>
                <w:sz w:val="20"/>
                <w:szCs w:val="20"/>
                <w:lang w:val="en-US"/>
              </w:rPr>
              <w:t xml:space="preserve"> absence at the place of service provision, on dates appropriately agreed by the Parties, with prior notification of the Consultant's absence at least 2 calendar days before the planned absence. The Parties also allow other types of interruptions in the provision of Services, after prior notification to the Client and with his consent. The Contractor shall immediately inform the Client about any unplanned absence of the Consultant (diseases, random events, etc.)</w:t>
            </w:r>
            <w:r w:rsidR="00BE5DF4" w:rsidRPr="001A04C0">
              <w:rPr>
                <w:lang w:val="en-US"/>
              </w:rPr>
              <w:t xml:space="preserve"> </w:t>
            </w:r>
            <w:r w:rsidR="005F1CE8" w:rsidRPr="001A04C0">
              <w:rPr>
                <w:rFonts w:ascii="Arial" w:eastAsia="Arial" w:hAnsi="Arial" w:cs="Arial"/>
                <w:color w:val="000000"/>
                <w:sz w:val="20"/>
                <w:szCs w:val="20"/>
                <w:lang w:val="en-US"/>
              </w:rPr>
              <w:t xml:space="preserve">provided, however, that the Contractor shall use its reasonable </w:t>
            </w:r>
            <w:proofErr w:type="spellStart"/>
            <w:r w:rsidR="005F1CE8" w:rsidRPr="001A04C0">
              <w:rPr>
                <w:rFonts w:ascii="Arial" w:eastAsia="Arial" w:hAnsi="Arial" w:cs="Arial"/>
                <w:color w:val="000000"/>
                <w:sz w:val="20"/>
                <w:szCs w:val="20"/>
                <w:lang w:val="en-US"/>
              </w:rPr>
              <w:t>endeavours</w:t>
            </w:r>
            <w:proofErr w:type="spellEnd"/>
            <w:r w:rsidR="005F1CE8" w:rsidRPr="001A04C0">
              <w:rPr>
                <w:rFonts w:ascii="Arial" w:eastAsia="Arial" w:hAnsi="Arial" w:cs="Arial"/>
                <w:color w:val="000000"/>
                <w:sz w:val="20"/>
                <w:szCs w:val="20"/>
                <w:lang w:val="en-US"/>
              </w:rPr>
              <w:t>, to the extent practicable, to limit any potential adverse impact on the provision or continuity of the Services</w:t>
            </w:r>
            <w:r w:rsidRPr="001A04C0">
              <w:rPr>
                <w:rFonts w:ascii="Arial" w:eastAsia="Arial" w:hAnsi="Arial" w:cs="Arial"/>
                <w:color w:val="000000"/>
                <w:sz w:val="20"/>
                <w:szCs w:val="20"/>
                <w:lang w:val="en-US"/>
              </w:rPr>
              <w:t>.</w:t>
            </w:r>
          </w:p>
        </w:tc>
      </w:tr>
      <w:tr w:rsidR="001A507E" w:rsidRPr="00B55694" w14:paraId="67FF4903" w14:textId="77777777" w:rsidTr="00905FC6">
        <w:tc>
          <w:tcPr>
            <w:tcW w:w="9072" w:type="dxa"/>
          </w:tcPr>
          <w:p w14:paraId="6E87BA34" w14:textId="77777777"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Point 7 above does not apply in the case of pre-planned and accepted by the Client absences of </w:t>
            </w:r>
            <w:proofErr w:type="gramStart"/>
            <w:r w:rsidRPr="001A04C0">
              <w:rPr>
                <w:rFonts w:ascii="Arial" w:eastAsia="Arial" w:hAnsi="Arial" w:cs="Arial"/>
                <w:color w:val="000000"/>
                <w:sz w:val="20"/>
                <w:szCs w:val="20"/>
                <w:lang w:val="en-US"/>
              </w:rPr>
              <w:t>Consultants</w:t>
            </w:r>
            <w:proofErr w:type="gramEnd"/>
            <w:r w:rsidRPr="001A04C0">
              <w:rPr>
                <w:rFonts w:ascii="Arial" w:eastAsia="Arial" w:hAnsi="Arial" w:cs="Arial"/>
                <w:color w:val="000000"/>
                <w:sz w:val="20"/>
                <w:szCs w:val="20"/>
                <w:lang w:val="en-US"/>
              </w:rPr>
              <w:t xml:space="preserve">, leave at the request of the Consultant being an employee and granted by the Contractor and absence of </w:t>
            </w:r>
            <w:proofErr w:type="gramStart"/>
            <w:r w:rsidRPr="001A04C0">
              <w:rPr>
                <w:rFonts w:ascii="Arial" w:eastAsia="Arial" w:hAnsi="Arial" w:cs="Arial"/>
                <w:color w:val="000000"/>
                <w:sz w:val="20"/>
                <w:szCs w:val="20"/>
                <w:lang w:val="en-US"/>
              </w:rPr>
              <w:t>Consultants</w:t>
            </w:r>
            <w:proofErr w:type="gramEnd"/>
            <w:r w:rsidRPr="001A04C0">
              <w:rPr>
                <w:rFonts w:ascii="Arial" w:eastAsia="Arial" w:hAnsi="Arial" w:cs="Arial"/>
                <w:color w:val="000000"/>
                <w:sz w:val="20"/>
                <w:szCs w:val="20"/>
                <w:lang w:val="en-US"/>
              </w:rPr>
              <w:t xml:space="preserve"> due to illness. In the event of the Consultant's absence due to illness lasting more than 30 days, the Parties shall agree on the measures to be taken.</w:t>
            </w:r>
          </w:p>
        </w:tc>
      </w:tr>
      <w:tr w:rsidR="001A507E" w:rsidRPr="00B55694" w14:paraId="340F409F" w14:textId="77777777" w:rsidTr="00905FC6">
        <w:tc>
          <w:tcPr>
            <w:tcW w:w="9072" w:type="dxa"/>
          </w:tcPr>
          <w:p w14:paraId="004361E5" w14:textId="2952CE70"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The Contractor reserves the right to replace a specific Consultant performing the Services with another person with qualifications in accordance with the requirements of the Client specified in the Order</w:t>
            </w:r>
            <w:r w:rsidR="002720DD" w:rsidRPr="001A04C0">
              <w:rPr>
                <w:rFonts w:ascii="Arial" w:eastAsia="Arial" w:hAnsi="Arial" w:cs="Arial"/>
                <w:color w:val="000000"/>
                <w:sz w:val="20"/>
                <w:szCs w:val="20"/>
                <w:lang w:val="en-US"/>
              </w:rPr>
              <w:t>.</w:t>
            </w:r>
            <w:r w:rsidR="002720DD" w:rsidRPr="001A04C0">
              <w:rPr>
                <w:lang w:val="en-US"/>
              </w:rPr>
              <w:t xml:space="preserve"> </w:t>
            </w:r>
            <w:r w:rsidR="002720DD" w:rsidRPr="001A04C0">
              <w:rPr>
                <w:rFonts w:ascii="Arial" w:eastAsia="Arial" w:hAnsi="Arial" w:cs="Arial"/>
                <w:color w:val="000000"/>
                <w:sz w:val="20"/>
                <w:szCs w:val="20"/>
                <w:lang w:val="en-US"/>
              </w:rPr>
              <w:t xml:space="preserve">Any planned changes to the Consultant assigned to the performance of the Services shall require the Client’s prior written consent, such </w:t>
            </w:r>
            <w:proofErr w:type="gramStart"/>
            <w:r w:rsidR="002720DD" w:rsidRPr="001A04C0">
              <w:rPr>
                <w:rFonts w:ascii="Arial" w:eastAsia="Arial" w:hAnsi="Arial" w:cs="Arial"/>
                <w:color w:val="000000"/>
                <w:sz w:val="20"/>
                <w:szCs w:val="20"/>
                <w:lang w:val="en-US"/>
              </w:rPr>
              <w:t>consent</w:t>
            </w:r>
            <w:proofErr w:type="gramEnd"/>
            <w:r w:rsidR="002720DD" w:rsidRPr="001A04C0">
              <w:rPr>
                <w:rFonts w:ascii="Arial" w:eastAsia="Arial" w:hAnsi="Arial" w:cs="Arial"/>
                <w:color w:val="000000"/>
                <w:sz w:val="20"/>
                <w:szCs w:val="20"/>
                <w:lang w:val="en-US"/>
              </w:rPr>
              <w:t xml:space="preserve"> not to be unreasonably withheld or delayed. In urgent or unforeseeable circumstances, where obtaining such prior consent is not practicable (including, without limitation, immediate termination of the Consultant’s engagement or other sudden events), the Contractor shall notify the Client without undue delay and shall use reasonable </w:t>
            </w:r>
            <w:proofErr w:type="spellStart"/>
            <w:r w:rsidR="002720DD" w:rsidRPr="001A04C0">
              <w:rPr>
                <w:rFonts w:ascii="Arial" w:eastAsia="Arial" w:hAnsi="Arial" w:cs="Arial"/>
                <w:color w:val="000000"/>
                <w:sz w:val="20"/>
                <w:szCs w:val="20"/>
                <w:lang w:val="en-US"/>
              </w:rPr>
              <w:t>endeavours</w:t>
            </w:r>
            <w:proofErr w:type="spellEnd"/>
            <w:r w:rsidR="002720DD" w:rsidRPr="001A04C0">
              <w:rPr>
                <w:rFonts w:ascii="Arial" w:eastAsia="Arial" w:hAnsi="Arial" w:cs="Arial"/>
                <w:color w:val="000000"/>
                <w:sz w:val="20"/>
                <w:szCs w:val="20"/>
                <w:lang w:val="en-US"/>
              </w:rPr>
              <w:t xml:space="preserve"> to </w:t>
            </w:r>
            <w:proofErr w:type="spellStart"/>
            <w:r w:rsidR="002720DD" w:rsidRPr="001A04C0">
              <w:rPr>
                <w:rFonts w:ascii="Arial" w:eastAsia="Arial" w:hAnsi="Arial" w:cs="Arial"/>
                <w:color w:val="000000"/>
                <w:sz w:val="20"/>
                <w:szCs w:val="20"/>
                <w:lang w:val="en-US"/>
              </w:rPr>
              <w:t>minimise</w:t>
            </w:r>
            <w:proofErr w:type="spellEnd"/>
            <w:r w:rsidR="002720DD" w:rsidRPr="001A04C0">
              <w:rPr>
                <w:rFonts w:ascii="Arial" w:eastAsia="Arial" w:hAnsi="Arial" w:cs="Arial"/>
                <w:color w:val="000000"/>
                <w:sz w:val="20"/>
                <w:szCs w:val="20"/>
                <w:lang w:val="en-US"/>
              </w:rPr>
              <w:t xml:space="preserve"> any impact on the continuity of the </w:t>
            </w:r>
            <w:proofErr w:type="gramStart"/>
            <w:r w:rsidR="002720DD" w:rsidRPr="001A04C0">
              <w:rPr>
                <w:rFonts w:ascii="Arial" w:eastAsia="Arial" w:hAnsi="Arial" w:cs="Arial"/>
                <w:color w:val="000000"/>
                <w:sz w:val="20"/>
                <w:szCs w:val="20"/>
                <w:lang w:val="en-US"/>
              </w:rPr>
              <w:t>Services.</w:t>
            </w:r>
            <w:r w:rsidRPr="001A04C0">
              <w:rPr>
                <w:rFonts w:ascii="Arial" w:eastAsia="Arial" w:hAnsi="Arial" w:cs="Arial"/>
                <w:color w:val="000000"/>
                <w:sz w:val="20"/>
                <w:szCs w:val="20"/>
                <w:lang w:val="en-US"/>
              </w:rPr>
              <w:t>.</w:t>
            </w:r>
            <w:proofErr w:type="gramEnd"/>
          </w:p>
        </w:tc>
      </w:tr>
      <w:tr w:rsidR="001A507E" w:rsidRPr="00B55694" w14:paraId="3DB3A045" w14:textId="77777777" w:rsidTr="00905FC6">
        <w:tc>
          <w:tcPr>
            <w:tcW w:w="9072" w:type="dxa"/>
          </w:tcPr>
          <w:p w14:paraId="47059F0D" w14:textId="77777777" w:rsidR="001A507E" w:rsidRPr="001A04C0" w:rsidRDefault="001A507E">
            <w:pPr>
              <w:numPr>
                <w:ilvl w:val="0"/>
                <w:numId w:val="29"/>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At the request of the Client, the involvement of a specific Consultant to perform the Services may end before the date indicated in the Order. The application should be submitted to the Contractor in writing 30 (thirty) calendar days before the requested date of termination of the provision of Services by a given Consultant.</w:t>
            </w:r>
          </w:p>
        </w:tc>
      </w:tr>
      <w:tr w:rsidR="001A507E" w:rsidRPr="00B55694" w14:paraId="0EF9E575" w14:textId="77777777" w:rsidTr="00905FC6">
        <w:tc>
          <w:tcPr>
            <w:tcW w:w="9072" w:type="dxa"/>
          </w:tcPr>
          <w:p w14:paraId="460166A1"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4</w:t>
            </w:r>
          </w:p>
          <w:p w14:paraId="3ECB0E8C"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OBLIGATIONS OF THE CLIENT</w:t>
            </w:r>
          </w:p>
        </w:tc>
      </w:tr>
      <w:tr w:rsidR="001A507E" w:rsidRPr="00B55694" w14:paraId="4F15BAE7" w14:textId="77777777" w:rsidTr="00905FC6">
        <w:tc>
          <w:tcPr>
            <w:tcW w:w="9072" w:type="dxa"/>
          </w:tcPr>
          <w:p w14:paraId="0DA00613" w14:textId="77777777" w:rsidR="001A507E" w:rsidRPr="001A04C0" w:rsidRDefault="001A507E">
            <w:pPr>
              <w:numPr>
                <w:ilvl w:val="0"/>
                <w:numId w:val="32"/>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undertakes to cooperate with the Contractor in the performance of the subject of the Agreement, in particular the Client is obliged to provide the Consultants and the Contractor with the necessary instructions on an ongoing basis regarding the performance of the Services in accordance with the established methodology and specification and to inform the Contractor on an ongoing basis about any justified reservations regarding the manner of performance of the Services, which may affect their implementation. in electronic form. Reservations will not be considered justified </w:t>
            </w:r>
            <w:proofErr w:type="gramStart"/>
            <w:r w:rsidRPr="001A04C0">
              <w:rPr>
                <w:rFonts w:ascii="Arial" w:eastAsia="Arial" w:hAnsi="Arial" w:cs="Arial"/>
                <w:color w:val="000000"/>
                <w:sz w:val="20"/>
                <w:szCs w:val="20"/>
                <w:lang w:val="en-US"/>
              </w:rPr>
              <w:t>in the event that</w:t>
            </w:r>
            <w:proofErr w:type="gramEnd"/>
            <w:r w:rsidRPr="001A04C0">
              <w:rPr>
                <w:rFonts w:ascii="Arial" w:eastAsia="Arial" w:hAnsi="Arial" w:cs="Arial"/>
                <w:color w:val="000000"/>
                <w:sz w:val="20"/>
                <w:szCs w:val="20"/>
                <w:lang w:val="en-US"/>
              </w:rPr>
              <w:t xml:space="preserve"> the Contractor performs the Services in a manner consistent with the established methodology and specification.</w:t>
            </w:r>
          </w:p>
        </w:tc>
      </w:tr>
      <w:tr w:rsidR="001A507E" w:rsidRPr="00B55694" w14:paraId="1C3ED8EB" w14:textId="77777777" w:rsidTr="00905FC6">
        <w:tc>
          <w:tcPr>
            <w:tcW w:w="9072" w:type="dxa"/>
          </w:tcPr>
          <w:p w14:paraId="6FC96544" w14:textId="77777777" w:rsidR="001A507E" w:rsidRPr="001A04C0" w:rsidRDefault="001A507E">
            <w:pPr>
              <w:numPr>
                <w:ilvl w:val="0"/>
                <w:numId w:val="32"/>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In case of performing Services in the place indicated by the Client, he undertakes to provide Consultants with safe access to devices, equipment and rooms necessary for the proper performance of the subject of the Agreement, during the working hours of the Client. If it is necessary to provide Consultants with access to the Client's IT </w:t>
            </w:r>
            <w:proofErr w:type="gramStart"/>
            <w:r w:rsidRPr="001A04C0">
              <w:rPr>
                <w:rFonts w:ascii="Arial" w:eastAsia="Arial" w:hAnsi="Arial" w:cs="Arial"/>
                <w:color w:val="000000"/>
                <w:sz w:val="20"/>
                <w:szCs w:val="20"/>
                <w:lang w:val="en-US"/>
              </w:rPr>
              <w:t>environments</w:t>
            </w:r>
            <w:proofErr w:type="gramEnd"/>
            <w:r w:rsidRPr="001A04C0">
              <w:rPr>
                <w:rFonts w:ascii="Arial" w:eastAsia="Arial" w:hAnsi="Arial" w:cs="Arial"/>
                <w:color w:val="000000"/>
                <w:sz w:val="20"/>
                <w:szCs w:val="20"/>
                <w:lang w:val="en-US"/>
              </w:rPr>
              <w:t xml:space="preserve"> to the extent necessary to perform the ordered Services, such access shall be granted in accordance with the internal regulations in force at the Client.</w:t>
            </w:r>
          </w:p>
        </w:tc>
      </w:tr>
      <w:tr w:rsidR="001A507E" w:rsidRPr="00B55694" w14:paraId="789DB6B0" w14:textId="77777777" w:rsidTr="00905FC6">
        <w:tc>
          <w:tcPr>
            <w:tcW w:w="9072" w:type="dxa"/>
          </w:tcPr>
          <w:p w14:paraId="53157105" w14:textId="77777777" w:rsidR="001A507E" w:rsidRPr="001A04C0" w:rsidRDefault="001A507E">
            <w:pPr>
              <w:numPr>
                <w:ilvl w:val="0"/>
                <w:numId w:val="32"/>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undertakes to make available to the Contractor, before the Contractor </w:t>
            </w:r>
            <w:proofErr w:type="gramStart"/>
            <w:r w:rsidRPr="001A04C0">
              <w:rPr>
                <w:rFonts w:ascii="Arial" w:eastAsia="Arial" w:hAnsi="Arial" w:cs="Arial"/>
                <w:color w:val="000000"/>
                <w:sz w:val="20"/>
                <w:szCs w:val="20"/>
                <w:lang w:val="en-US"/>
              </w:rPr>
              <w:t>start</w:t>
            </w:r>
            <w:proofErr w:type="gramEnd"/>
            <w:r w:rsidRPr="001A04C0">
              <w:rPr>
                <w:rFonts w:ascii="Arial" w:eastAsia="Arial" w:hAnsi="Arial" w:cs="Arial"/>
                <w:color w:val="000000"/>
                <w:sz w:val="20"/>
                <w:szCs w:val="20"/>
                <w:lang w:val="en-US"/>
              </w:rPr>
              <w:t xml:space="preserve"> performing the Services, the internal procedures, regulations or rules for the performance of the Services in force at the Client to the extent necessary.</w:t>
            </w:r>
          </w:p>
        </w:tc>
      </w:tr>
      <w:tr w:rsidR="001A507E" w:rsidRPr="00B55694" w14:paraId="59B7C846" w14:textId="77777777" w:rsidTr="00905FC6">
        <w:tc>
          <w:tcPr>
            <w:tcW w:w="9072" w:type="dxa"/>
          </w:tcPr>
          <w:p w14:paraId="3BDAF362" w14:textId="0B4203CE" w:rsidR="001A507E" w:rsidRPr="001A04C0" w:rsidRDefault="001A507E">
            <w:pPr>
              <w:numPr>
                <w:ilvl w:val="0"/>
                <w:numId w:val="32"/>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undertakes not to employ, undertake or offer cooperation in any form with </w:t>
            </w:r>
            <w:proofErr w:type="gramStart"/>
            <w:r w:rsidRPr="001A04C0">
              <w:rPr>
                <w:rFonts w:ascii="Arial" w:eastAsia="Arial" w:hAnsi="Arial" w:cs="Arial"/>
                <w:color w:val="000000"/>
                <w:sz w:val="20"/>
                <w:szCs w:val="20"/>
                <w:lang w:val="en-US"/>
              </w:rPr>
              <w:t>Consultants</w:t>
            </w:r>
            <w:proofErr w:type="gramEnd"/>
            <w:r w:rsidRPr="001A04C0">
              <w:rPr>
                <w:rFonts w:ascii="Arial" w:eastAsia="Arial" w:hAnsi="Arial" w:cs="Arial"/>
                <w:color w:val="000000"/>
                <w:sz w:val="20"/>
                <w:szCs w:val="20"/>
                <w:lang w:val="en-US"/>
              </w:rPr>
              <w:t>, as well as candidates presented to the Client during the recruitment process for the duration of the Agreement and within 12 months from the date of expiry or termination of this Agreement unless the Client obtains Contractor’s prior written consent.</w:t>
            </w:r>
          </w:p>
        </w:tc>
      </w:tr>
      <w:tr w:rsidR="001A507E" w:rsidRPr="00B55694" w14:paraId="63416FB4" w14:textId="77777777" w:rsidTr="00905FC6">
        <w:tc>
          <w:tcPr>
            <w:tcW w:w="9072" w:type="dxa"/>
          </w:tcPr>
          <w:p w14:paraId="415E8C84" w14:textId="1CC73AD9" w:rsidR="001A507E" w:rsidRPr="001A04C0" w:rsidRDefault="001A507E">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If </w:t>
            </w:r>
            <w:r w:rsidR="00B4283C" w:rsidRPr="001A04C0">
              <w:rPr>
                <w:rFonts w:ascii="Arial" w:eastAsia="Arial" w:hAnsi="Arial" w:cs="Arial"/>
                <w:color w:val="000000"/>
                <w:sz w:val="20"/>
                <w:szCs w:val="20"/>
                <w:lang w:val="en-US"/>
              </w:rPr>
              <w:t xml:space="preserve">the </w:t>
            </w:r>
            <w:r w:rsidRPr="001A04C0">
              <w:rPr>
                <w:rFonts w:ascii="Arial" w:eastAsia="Arial" w:hAnsi="Arial" w:cs="Arial"/>
                <w:color w:val="000000"/>
                <w:sz w:val="20"/>
                <w:szCs w:val="20"/>
                <w:lang w:val="en-US"/>
              </w:rPr>
              <w:t>Consultant</w:t>
            </w:r>
            <w:r w:rsidR="00B05E33" w:rsidRPr="001A04C0">
              <w:rPr>
                <w:rFonts w:ascii="Arial" w:eastAsia="Arial" w:hAnsi="Arial" w:cs="Arial"/>
                <w:color w:val="000000"/>
                <w:sz w:val="20"/>
                <w:szCs w:val="20"/>
                <w:lang w:val="en-US"/>
              </w:rPr>
              <w:t xml:space="preserve"> </w:t>
            </w:r>
            <w:r w:rsidRPr="001A04C0">
              <w:rPr>
                <w:rFonts w:ascii="Arial" w:eastAsia="Arial" w:hAnsi="Arial" w:cs="Arial"/>
                <w:color w:val="000000"/>
                <w:sz w:val="20"/>
                <w:szCs w:val="20"/>
                <w:lang w:val="en-US"/>
              </w:rPr>
              <w:t xml:space="preserve">receives a cooperation offer and accepts such an offer from the Client, its Partners, </w:t>
            </w:r>
            <w:r w:rsidR="00501694" w:rsidRPr="001A04C0">
              <w:rPr>
                <w:rFonts w:ascii="Arial" w:eastAsia="Arial" w:hAnsi="Arial" w:cs="Arial"/>
                <w:color w:val="000000"/>
                <w:sz w:val="20"/>
                <w:szCs w:val="20"/>
                <w:lang w:val="en-US"/>
              </w:rPr>
              <w:t>its affiliated entities, or third parties acting on its behalf or for its benefit</w:t>
            </w:r>
            <w:r w:rsidRPr="001A04C0">
              <w:rPr>
                <w:rFonts w:ascii="Arial" w:eastAsia="Arial" w:hAnsi="Arial" w:cs="Arial"/>
                <w:color w:val="000000"/>
                <w:sz w:val="20"/>
                <w:szCs w:val="20"/>
                <w:lang w:val="en-US"/>
              </w:rPr>
              <w:t xml:space="preserve">, the Contractor will receive an additional fee from the Client as follows: Cost of one hour of service (in PLN) from </w:t>
            </w:r>
            <w:r w:rsidR="001C4DAB" w:rsidRPr="001A04C0">
              <w:rPr>
                <w:rFonts w:ascii="Arial" w:eastAsia="Arial" w:hAnsi="Arial" w:cs="Arial"/>
                <w:color w:val="000000"/>
                <w:sz w:val="20"/>
                <w:szCs w:val="20"/>
                <w:lang w:val="en-US"/>
              </w:rPr>
              <w:t>the Order</w:t>
            </w:r>
            <w:r w:rsidRPr="001A04C0">
              <w:rPr>
                <w:rFonts w:ascii="Arial" w:eastAsia="Arial" w:hAnsi="Arial" w:cs="Arial"/>
                <w:color w:val="000000"/>
                <w:sz w:val="20"/>
                <w:szCs w:val="20"/>
                <w:lang w:val="en-US"/>
              </w:rPr>
              <w:t xml:space="preserve"> multiplied by 168 and multiplied by:</w:t>
            </w:r>
          </w:p>
        </w:tc>
      </w:tr>
      <w:tr w:rsidR="001A507E" w:rsidRPr="00B55694" w14:paraId="37016272" w14:textId="77777777" w:rsidTr="00905FC6">
        <w:tc>
          <w:tcPr>
            <w:tcW w:w="9072" w:type="dxa"/>
          </w:tcPr>
          <w:p w14:paraId="73DE6CD0" w14:textId="22295DB7" w:rsidR="001A507E" w:rsidRPr="001A04C0" w:rsidRDefault="001A507E">
            <w:pPr>
              <w:numPr>
                <w:ilvl w:val="0"/>
                <w:numId w:val="2"/>
              </w:numPr>
              <w:pBdr>
                <w:top w:val="nil"/>
                <w:left w:val="nil"/>
                <w:bottom w:val="nil"/>
                <w:right w:val="nil"/>
                <w:between w:val="nil"/>
              </w:pBdr>
              <w:spacing w:before="120" w:after="120" w:line="288" w:lineRule="auto"/>
              <w:ind w:hanging="402"/>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2, if this offer is submitted within the first 12 months from starting date of the Consultant service provision specified in </w:t>
            </w:r>
            <w:r w:rsidR="00776628" w:rsidRPr="001A04C0">
              <w:rPr>
                <w:rFonts w:ascii="Arial" w:eastAsia="Arial" w:hAnsi="Arial" w:cs="Arial"/>
                <w:color w:val="000000"/>
                <w:sz w:val="20"/>
                <w:szCs w:val="20"/>
                <w:lang w:val="en-US"/>
              </w:rPr>
              <w:t>the Order;</w:t>
            </w:r>
          </w:p>
        </w:tc>
      </w:tr>
      <w:tr w:rsidR="001A507E" w:rsidRPr="00B55694" w14:paraId="4EA72408" w14:textId="77777777" w:rsidTr="00905FC6">
        <w:tc>
          <w:tcPr>
            <w:tcW w:w="9072" w:type="dxa"/>
          </w:tcPr>
          <w:p w14:paraId="393F5B87" w14:textId="27FD08E1" w:rsidR="001A507E" w:rsidRPr="001A04C0" w:rsidRDefault="001A507E">
            <w:pPr>
              <w:numPr>
                <w:ilvl w:val="0"/>
                <w:numId w:val="2"/>
              </w:numPr>
              <w:pBdr>
                <w:top w:val="nil"/>
                <w:left w:val="nil"/>
                <w:bottom w:val="nil"/>
                <w:right w:val="nil"/>
                <w:between w:val="nil"/>
              </w:pBdr>
              <w:spacing w:before="120" w:after="120" w:line="288" w:lineRule="auto"/>
              <w:ind w:hanging="402"/>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1, if this offer is submitted between the 13</w:t>
            </w:r>
            <w:r w:rsidRPr="001A04C0">
              <w:rPr>
                <w:rFonts w:ascii="Arial" w:eastAsia="Arial" w:hAnsi="Arial" w:cs="Arial"/>
                <w:color w:val="000000"/>
                <w:sz w:val="20"/>
                <w:szCs w:val="20"/>
                <w:vertAlign w:val="superscript"/>
                <w:lang w:val="en-US"/>
              </w:rPr>
              <w:t>th</w:t>
            </w:r>
            <w:r w:rsidRPr="001A04C0">
              <w:rPr>
                <w:rFonts w:ascii="Arial" w:eastAsia="Arial" w:hAnsi="Arial" w:cs="Arial"/>
                <w:color w:val="000000"/>
                <w:sz w:val="20"/>
                <w:szCs w:val="20"/>
                <w:lang w:val="en-US"/>
              </w:rPr>
              <w:t xml:space="preserve"> and 24</w:t>
            </w:r>
            <w:r w:rsidRPr="001A04C0">
              <w:rPr>
                <w:rFonts w:ascii="Arial" w:eastAsia="Arial" w:hAnsi="Arial" w:cs="Arial"/>
                <w:color w:val="000000"/>
                <w:sz w:val="20"/>
                <w:szCs w:val="20"/>
                <w:vertAlign w:val="superscript"/>
                <w:lang w:val="en-US"/>
              </w:rPr>
              <w:t>th</w:t>
            </w:r>
            <w:r w:rsidR="005E5121" w:rsidRPr="001A04C0">
              <w:rPr>
                <w:rFonts w:ascii="Arial" w:eastAsia="Arial" w:hAnsi="Arial" w:cs="Arial"/>
                <w:color w:val="000000"/>
                <w:sz w:val="20"/>
                <w:szCs w:val="20"/>
                <w:lang w:val="en-US"/>
              </w:rPr>
              <w:t xml:space="preserve"> </w:t>
            </w:r>
            <w:r w:rsidRPr="001A04C0">
              <w:rPr>
                <w:rFonts w:ascii="Arial" w:eastAsia="Arial" w:hAnsi="Arial" w:cs="Arial"/>
                <w:color w:val="000000"/>
                <w:sz w:val="20"/>
                <w:szCs w:val="20"/>
                <w:lang w:val="en-US"/>
              </w:rPr>
              <w:t xml:space="preserve">month from starting date of the Consultant service provision specified in </w:t>
            </w:r>
            <w:r w:rsidR="00776628" w:rsidRPr="001A04C0">
              <w:rPr>
                <w:rFonts w:ascii="Arial" w:eastAsia="Arial" w:hAnsi="Arial" w:cs="Arial"/>
                <w:color w:val="000000"/>
                <w:sz w:val="20"/>
                <w:szCs w:val="20"/>
                <w:lang w:val="en-US"/>
              </w:rPr>
              <w:t>the Order;</w:t>
            </w:r>
          </w:p>
        </w:tc>
      </w:tr>
      <w:tr w:rsidR="001A507E" w:rsidRPr="00B55694" w14:paraId="25581F7F" w14:textId="77777777" w:rsidTr="00905FC6">
        <w:tc>
          <w:tcPr>
            <w:tcW w:w="9072" w:type="dxa"/>
          </w:tcPr>
          <w:p w14:paraId="08B8671B" w14:textId="314A5996" w:rsidR="001A507E" w:rsidRPr="001A04C0" w:rsidRDefault="001A507E">
            <w:pPr>
              <w:numPr>
                <w:ilvl w:val="0"/>
                <w:numId w:val="2"/>
              </w:numPr>
              <w:pBdr>
                <w:top w:val="nil"/>
                <w:left w:val="nil"/>
                <w:bottom w:val="nil"/>
                <w:right w:val="nil"/>
                <w:between w:val="nil"/>
              </w:pBdr>
              <w:spacing w:before="120" w:after="120" w:line="288" w:lineRule="auto"/>
              <w:ind w:hanging="402"/>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0, if this offer is submitted after the 24</w:t>
            </w:r>
            <w:r w:rsidRPr="001A04C0">
              <w:rPr>
                <w:rFonts w:ascii="Arial" w:eastAsia="Arial" w:hAnsi="Arial" w:cs="Arial"/>
                <w:color w:val="000000"/>
                <w:sz w:val="20"/>
                <w:szCs w:val="20"/>
                <w:vertAlign w:val="superscript"/>
                <w:lang w:val="en-US"/>
              </w:rPr>
              <w:t>th</w:t>
            </w:r>
            <w:r w:rsidRPr="001A04C0">
              <w:rPr>
                <w:rFonts w:ascii="Arial" w:eastAsia="Arial" w:hAnsi="Arial" w:cs="Arial"/>
                <w:color w:val="000000"/>
                <w:sz w:val="20"/>
                <w:szCs w:val="20"/>
                <w:lang w:val="en-US"/>
              </w:rPr>
              <w:t xml:space="preserve"> month from starting date of the Consultant service provision specified in </w:t>
            </w:r>
            <w:r w:rsidR="00C414B4" w:rsidRPr="001A04C0">
              <w:rPr>
                <w:rFonts w:ascii="Arial" w:eastAsia="Arial" w:hAnsi="Arial" w:cs="Arial"/>
                <w:color w:val="000000"/>
                <w:sz w:val="20"/>
                <w:szCs w:val="20"/>
                <w:lang w:val="en-US"/>
              </w:rPr>
              <w:t>the Order.</w:t>
            </w:r>
          </w:p>
        </w:tc>
      </w:tr>
      <w:tr w:rsidR="001A507E" w:rsidRPr="00B55694" w14:paraId="5D2CF9D3" w14:textId="77777777" w:rsidTr="00905FC6">
        <w:tc>
          <w:tcPr>
            <w:tcW w:w="9072" w:type="dxa"/>
          </w:tcPr>
          <w:p w14:paraId="312114F0" w14:textId="2F09A6C4" w:rsidR="001A507E" w:rsidRPr="001A04C0" w:rsidRDefault="0092013F">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Client shall also have the right to engage in cooperation, directly or indirectly, with a candidate presented by the Contractor without the involvement of the Contractor, subject to the Contractor’s prior written consent, which shall not be unreasonably withheld or denied, and provided that an additional fee of PLN 60,000 net is paid to the Contractor.</w:t>
            </w:r>
          </w:p>
        </w:tc>
      </w:tr>
      <w:tr w:rsidR="001A507E" w:rsidRPr="00B55694" w14:paraId="2DD80D37" w14:textId="77777777" w:rsidTr="00905FC6">
        <w:tc>
          <w:tcPr>
            <w:tcW w:w="9072" w:type="dxa"/>
          </w:tcPr>
          <w:p w14:paraId="60864DDC"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5</w:t>
            </w:r>
          </w:p>
          <w:p w14:paraId="1B65DCE5"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DURATION AND TERMINATION OF THE AGREEMENT</w:t>
            </w:r>
          </w:p>
        </w:tc>
      </w:tr>
      <w:tr w:rsidR="001A507E" w:rsidRPr="00B55694" w14:paraId="38EEE432" w14:textId="77777777" w:rsidTr="00905FC6">
        <w:tc>
          <w:tcPr>
            <w:tcW w:w="9072" w:type="dxa"/>
          </w:tcPr>
          <w:p w14:paraId="466F5A7A" w14:textId="19F0EE92" w:rsidR="001A507E" w:rsidRPr="001A04C0" w:rsidRDefault="00965FBB">
            <w:pPr>
              <w:numPr>
                <w:ilvl w:val="0"/>
                <w:numId w:val="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965FBB">
              <w:rPr>
                <w:rFonts w:ascii="Arial" w:eastAsia="Arial" w:hAnsi="Arial" w:cs="Arial"/>
                <w:color w:val="000000"/>
                <w:sz w:val="20"/>
                <w:szCs w:val="20"/>
                <w:lang w:val="en-GB"/>
              </w:rPr>
              <w:t>The Agreement is concluded for a fixed term until July 31, 2026, subject to the possibility of earlier termination in accordance with the provisions set out below.</w:t>
            </w:r>
          </w:p>
        </w:tc>
      </w:tr>
      <w:tr w:rsidR="001A507E" w:rsidRPr="00B55694" w14:paraId="142D73CC" w14:textId="77777777" w:rsidTr="00905FC6">
        <w:tc>
          <w:tcPr>
            <w:tcW w:w="9072" w:type="dxa"/>
          </w:tcPr>
          <w:p w14:paraId="226EEAAB" w14:textId="2C22A688" w:rsidR="001A507E" w:rsidRPr="001A04C0" w:rsidRDefault="001A507E">
            <w:pPr>
              <w:numPr>
                <w:ilvl w:val="0"/>
                <w:numId w:val="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Agreement may be terminated by either Party </w:t>
            </w:r>
            <w:r w:rsidR="00AB4638" w:rsidRPr="001A04C0">
              <w:rPr>
                <w:rFonts w:ascii="Arial" w:eastAsia="Arial" w:hAnsi="Arial" w:cs="Arial"/>
                <w:color w:val="000000"/>
                <w:sz w:val="20"/>
                <w:szCs w:val="20"/>
                <w:lang w:val="en-US"/>
              </w:rPr>
              <w:t>upon one-month notice period effective with the end of the respective calendar month</w:t>
            </w:r>
            <w:r w:rsidRPr="001A04C0">
              <w:rPr>
                <w:rFonts w:ascii="Arial" w:eastAsia="Arial" w:hAnsi="Arial" w:cs="Arial"/>
                <w:color w:val="000000"/>
                <w:sz w:val="20"/>
                <w:szCs w:val="20"/>
                <w:lang w:val="en-US"/>
              </w:rPr>
              <w:t>.</w:t>
            </w:r>
          </w:p>
        </w:tc>
      </w:tr>
      <w:tr w:rsidR="001A507E" w:rsidRPr="00B55694" w14:paraId="102CB14E" w14:textId="77777777" w:rsidTr="00905FC6">
        <w:tc>
          <w:tcPr>
            <w:tcW w:w="9072" w:type="dxa"/>
          </w:tcPr>
          <w:p w14:paraId="189E68F1" w14:textId="51855E05" w:rsidR="001A507E" w:rsidRPr="001A04C0" w:rsidRDefault="001A507E">
            <w:pPr>
              <w:numPr>
                <w:ilvl w:val="0"/>
                <w:numId w:val="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Each Order may be terminated by either Party upon one-month notice period </w:t>
            </w:r>
            <w:proofErr w:type="gramStart"/>
            <w:r w:rsidRPr="001A04C0">
              <w:rPr>
                <w:rFonts w:ascii="Arial" w:eastAsia="Arial" w:hAnsi="Arial" w:cs="Arial"/>
                <w:color w:val="000000"/>
                <w:sz w:val="20"/>
                <w:szCs w:val="20"/>
                <w:lang w:val="en-US"/>
              </w:rPr>
              <w:t>effective</w:t>
            </w:r>
            <w:proofErr w:type="gramEnd"/>
            <w:r w:rsidRPr="001A04C0">
              <w:rPr>
                <w:rFonts w:ascii="Arial" w:eastAsia="Arial" w:hAnsi="Arial" w:cs="Arial"/>
                <w:color w:val="000000"/>
                <w:sz w:val="20"/>
                <w:szCs w:val="20"/>
                <w:lang w:val="en-US"/>
              </w:rPr>
              <w:t xml:space="preserve"> with the end of the respective calendar month.</w:t>
            </w:r>
          </w:p>
        </w:tc>
      </w:tr>
      <w:tr w:rsidR="001A507E" w:rsidRPr="00B55694" w14:paraId="1FF4326F" w14:textId="77777777" w:rsidTr="00905FC6">
        <w:tc>
          <w:tcPr>
            <w:tcW w:w="9072" w:type="dxa"/>
          </w:tcPr>
          <w:p w14:paraId="5629E2F2" w14:textId="5FAB8611" w:rsidR="001A507E" w:rsidRPr="001A04C0" w:rsidRDefault="001A507E">
            <w:pPr>
              <w:numPr>
                <w:ilvl w:val="0"/>
                <w:numId w:val="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is entitled to terminate this Agreement without notice </w:t>
            </w:r>
            <w:proofErr w:type="gramStart"/>
            <w:r w:rsidRPr="001A04C0">
              <w:rPr>
                <w:rFonts w:ascii="Arial" w:eastAsia="Arial" w:hAnsi="Arial" w:cs="Arial"/>
                <w:color w:val="000000"/>
                <w:sz w:val="20"/>
                <w:szCs w:val="20"/>
                <w:lang w:val="en-US"/>
              </w:rPr>
              <w:t>in the event that</w:t>
            </w:r>
            <w:proofErr w:type="gramEnd"/>
            <w:r w:rsidRPr="001A04C0">
              <w:rPr>
                <w:rFonts w:ascii="Arial" w:eastAsia="Arial" w:hAnsi="Arial" w:cs="Arial"/>
                <w:color w:val="000000"/>
                <w:sz w:val="20"/>
                <w:szCs w:val="20"/>
                <w:lang w:val="en-US"/>
              </w:rPr>
              <w:t xml:space="preserve"> the Client is delayed with the payment of any </w:t>
            </w:r>
            <w:r w:rsidR="00252D17" w:rsidRPr="001A04C0">
              <w:rPr>
                <w:rFonts w:ascii="Arial" w:eastAsia="Arial" w:hAnsi="Arial" w:cs="Arial"/>
                <w:color w:val="000000"/>
                <w:sz w:val="20"/>
                <w:szCs w:val="20"/>
                <w:lang w:val="en-US"/>
              </w:rPr>
              <w:t xml:space="preserve">due and undisputed </w:t>
            </w:r>
            <w:r w:rsidRPr="001A04C0">
              <w:rPr>
                <w:rFonts w:ascii="Arial" w:eastAsia="Arial" w:hAnsi="Arial" w:cs="Arial"/>
                <w:color w:val="000000"/>
                <w:sz w:val="20"/>
                <w:szCs w:val="20"/>
                <w:lang w:val="en-US"/>
              </w:rPr>
              <w:t>amounts due under the Agreement for a period of at least two months.</w:t>
            </w:r>
            <w:r w:rsidR="00853421" w:rsidRPr="001A04C0">
              <w:rPr>
                <w:lang w:val="en-US"/>
              </w:rPr>
              <w:t xml:space="preserve"> </w:t>
            </w:r>
            <w:r w:rsidR="00853421" w:rsidRPr="001A04C0">
              <w:rPr>
                <w:rFonts w:ascii="Arial" w:eastAsia="Arial" w:hAnsi="Arial" w:cs="Arial"/>
                <w:color w:val="000000"/>
                <w:sz w:val="20"/>
                <w:szCs w:val="20"/>
                <w:lang w:val="en-US"/>
              </w:rPr>
              <w:t>Additionally, the Contractor shall be entitled to immediately suspend the provision of the Services under this Agreement if any due and undisputed amount remains unpaid for more than fourteen (14) days after its due date. The Services shall be resumed without undue delay upon full settlement of the outstanding payment.</w:t>
            </w:r>
          </w:p>
        </w:tc>
      </w:tr>
      <w:tr w:rsidR="001A507E" w:rsidRPr="00B55694" w14:paraId="5769DC1F" w14:textId="77777777" w:rsidTr="00905FC6">
        <w:tc>
          <w:tcPr>
            <w:tcW w:w="9072" w:type="dxa"/>
          </w:tcPr>
          <w:p w14:paraId="3CB76DCE" w14:textId="30E02543" w:rsidR="00445589" w:rsidRPr="001A04C0" w:rsidRDefault="00445589">
            <w:pPr>
              <w:numPr>
                <w:ilvl w:val="0"/>
                <w:numId w:val="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shall have the right to terminate this Agreement with immediate effect by written notice if the Contractor </w:t>
            </w:r>
            <w:r w:rsidR="00352EE0" w:rsidRPr="001A04C0">
              <w:rPr>
                <w:rFonts w:ascii="Arial" w:eastAsia="Arial" w:hAnsi="Arial" w:cs="Arial"/>
                <w:color w:val="000000"/>
                <w:sz w:val="20"/>
                <w:szCs w:val="20"/>
                <w:lang w:val="en-US"/>
              </w:rPr>
              <w:t xml:space="preserve">fails to perform the Services or performs the Services materially improperly </w:t>
            </w:r>
            <w:r w:rsidR="00A02A16" w:rsidRPr="001A04C0">
              <w:rPr>
                <w:rFonts w:ascii="Arial" w:eastAsia="Arial" w:hAnsi="Arial" w:cs="Arial"/>
                <w:color w:val="000000"/>
                <w:sz w:val="20"/>
                <w:szCs w:val="20"/>
                <w:lang w:val="en-US"/>
              </w:rPr>
              <w:t xml:space="preserve">for reasons attributable to </w:t>
            </w:r>
            <w:proofErr w:type="gramStart"/>
            <w:r w:rsidR="00A02A16" w:rsidRPr="001A04C0">
              <w:rPr>
                <w:rFonts w:ascii="Arial" w:eastAsia="Arial" w:hAnsi="Arial" w:cs="Arial"/>
                <w:color w:val="000000"/>
                <w:sz w:val="20"/>
                <w:szCs w:val="20"/>
                <w:lang w:val="en-US"/>
              </w:rPr>
              <w:t>him</w:t>
            </w:r>
            <w:r w:rsidR="001E0267" w:rsidRPr="001A04C0">
              <w:rPr>
                <w:rFonts w:ascii="Arial" w:eastAsia="Arial" w:hAnsi="Arial" w:cs="Arial"/>
                <w:color w:val="000000"/>
                <w:sz w:val="20"/>
                <w:szCs w:val="20"/>
                <w:lang w:val="en-US"/>
              </w:rPr>
              <w:t>,</w:t>
            </w:r>
            <w:r w:rsidRPr="001A04C0">
              <w:rPr>
                <w:rFonts w:ascii="Arial" w:eastAsia="Arial" w:hAnsi="Arial" w:cs="Arial"/>
                <w:color w:val="000000"/>
                <w:sz w:val="20"/>
                <w:szCs w:val="20"/>
                <w:lang w:val="en-US"/>
              </w:rPr>
              <w:t xml:space="preserve"> and</w:t>
            </w:r>
            <w:proofErr w:type="gramEnd"/>
            <w:r w:rsidRPr="001A04C0">
              <w:rPr>
                <w:rFonts w:ascii="Arial" w:eastAsia="Arial" w:hAnsi="Arial" w:cs="Arial"/>
                <w:color w:val="000000"/>
                <w:sz w:val="20"/>
                <w:szCs w:val="20"/>
                <w:lang w:val="en-US"/>
              </w:rPr>
              <w:t xml:space="preserve"> fails to remedy such breach within a (14) days after receiving written notice from the Client.</w:t>
            </w:r>
          </w:p>
          <w:p w14:paraId="0235722D" w14:textId="13A63D26" w:rsidR="001A507E" w:rsidRPr="001A04C0" w:rsidRDefault="001A507E">
            <w:pPr>
              <w:numPr>
                <w:ilvl w:val="0"/>
                <w:numId w:val="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termination or expiry of the Agreement shall automatically - without the need for the Parties to submit additional declarations of will - result in the termination or expiry of all Orders concluded by the Parties. The termination or expiry of the Order shall not affect the validity of this Agreement or other Orders.</w:t>
            </w:r>
          </w:p>
        </w:tc>
      </w:tr>
      <w:tr w:rsidR="001A507E" w:rsidRPr="001A04C0" w14:paraId="1A558518" w14:textId="77777777" w:rsidTr="00905FC6">
        <w:tc>
          <w:tcPr>
            <w:tcW w:w="9072" w:type="dxa"/>
          </w:tcPr>
          <w:p w14:paraId="628817D4"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6</w:t>
            </w:r>
          </w:p>
          <w:p w14:paraId="1A0704F2"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SERVICES ACCEPTANCE</w:t>
            </w:r>
          </w:p>
        </w:tc>
      </w:tr>
      <w:tr w:rsidR="001A507E" w:rsidRPr="00B55694" w14:paraId="3469EA1A" w14:textId="77777777" w:rsidTr="00905FC6">
        <w:tc>
          <w:tcPr>
            <w:tcW w:w="9072" w:type="dxa"/>
          </w:tcPr>
          <w:p w14:paraId="672292E3" w14:textId="620F9669" w:rsidR="001A507E" w:rsidRPr="001A04C0" w:rsidRDefault="001A507E">
            <w:pPr>
              <w:numPr>
                <w:ilvl w:val="0"/>
                <w:numId w:val="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In order to settle the services referred to in paragraph 2 point 1 above, the Client shall accept the Services performed by the Contractor in a given month on the basis of a report for a given month, presented by the Contractor for acceptance by the Client no later than within 3 (three) business days (meaning days from Monday to Friday excluding bank holidays in Poland</w:t>
            </w:r>
            <w:r w:rsidR="00E83F74" w:rsidRPr="001A04C0">
              <w:rPr>
                <w:rFonts w:ascii="Arial" w:eastAsia="Arial" w:hAnsi="Arial" w:cs="Arial"/>
                <w:color w:val="000000"/>
                <w:sz w:val="20"/>
                <w:szCs w:val="20"/>
                <w:lang w:val="en-US"/>
              </w:rPr>
              <w:t xml:space="preserve"> and Korea</w:t>
            </w:r>
            <w:r w:rsidRPr="001A04C0">
              <w:rPr>
                <w:rFonts w:ascii="Arial" w:eastAsia="Arial" w:hAnsi="Arial" w:cs="Arial"/>
                <w:color w:val="000000"/>
                <w:sz w:val="20"/>
                <w:szCs w:val="20"/>
                <w:lang w:val="en-US"/>
              </w:rPr>
              <w:t xml:space="preserve">) from the date of the end of a given month. The Contractor may provide the separate report for each Consultant. In such a case above provisions shall apply accordingly to each report. The template </w:t>
            </w:r>
            <w:r w:rsidRPr="001A04C0">
              <w:rPr>
                <w:rFonts w:ascii="Arial" w:eastAsia="Arial" w:hAnsi="Arial" w:cs="Arial"/>
                <w:color w:val="000000"/>
                <w:sz w:val="20"/>
                <w:szCs w:val="20"/>
                <w:lang w:val="en-US"/>
              </w:rPr>
              <w:lastRenderedPageBreak/>
              <w:t xml:space="preserve">of the report, specifying </w:t>
            </w:r>
            <w:proofErr w:type="gramStart"/>
            <w:r w:rsidRPr="001A04C0">
              <w:rPr>
                <w:rFonts w:ascii="Arial" w:eastAsia="Arial" w:hAnsi="Arial" w:cs="Arial"/>
                <w:color w:val="000000"/>
                <w:sz w:val="20"/>
                <w:szCs w:val="20"/>
                <w:lang w:val="en-US"/>
              </w:rPr>
              <w:t>in particular the</w:t>
            </w:r>
            <w:proofErr w:type="gramEnd"/>
            <w:r w:rsidRPr="001A04C0">
              <w:rPr>
                <w:rFonts w:ascii="Arial" w:eastAsia="Arial" w:hAnsi="Arial" w:cs="Arial"/>
                <w:color w:val="000000"/>
                <w:sz w:val="20"/>
                <w:szCs w:val="20"/>
                <w:lang w:val="en-US"/>
              </w:rPr>
              <w:t xml:space="preserve"> required scope of its content, will be agreed by the Coordinators of the Agreement in a working mode, </w:t>
            </w:r>
            <w:proofErr w:type="gramStart"/>
            <w:r w:rsidRPr="001A04C0">
              <w:rPr>
                <w:rFonts w:ascii="Arial" w:eastAsia="Arial" w:hAnsi="Arial" w:cs="Arial"/>
                <w:color w:val="000000"/>
                <w:sz w:val="20"/>
                <w:szCs w:val="20"/>
                <w:lang w:val="en-US"/>
              </w:rPr>
              <w:t>in particular via</w:t>
            </w:r>
            <w:proofErr w:type="gramEnd"/>
            <w:r w:rsidRPr="001A04C0">
              <w:rPr>
                <w:rFonts w:ascii="Arial" w:eastAsia="Arial" w:hAnsi="Arial" w:cs="Arial"/>
                <w:color w:val="000000"/>
                <w:sz w:val="20"/>
                <w:szCs w:val="20"/>
                <w:lang w:val="en-US"/>
              </w:rPr>
              <w:t xml:space="preserve"> e-mail.</w:t>
            </w:r>
          </w:p>
        </w:tc>
      </w:tr>
      <w:tr w:rsidR="001A507E" w:rsidRPr="00B55694" w14:paraId="092D39FE" w14:textId="77777777" w:rsidTr="00905FC6">
        <w:tc>
          <w:tcPr>
            <w:tcW w:w="9072" w:type="dxa"/>
          </w:tcPr>
          <w:p w14:paraId="5C49757E" w14:textId="132A9087" w:rsidR="001A507E" w:rsidRPr="001A04C0" w:rsidRDefault="001A507E">
            <w:pPr>
              <w:numPr>
                <w:ilvl w:val="0"/>
                <w:numId w:val="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 xml:space="preserve">The Client, within </w:t>
            </w:r>
            <w:r w:rsidR="00E71B74" w:rsidRPr="001A04C0">
              <w:rPr>
                <w:rFonts w:ascii="Arial" w:eastAsia="Arial" w:hAnsi="Arial" w:cs="Arial"/>
                <w:color w:val="000000"/>
                <w:sz w:val="20"/>
                <w:szCs w:val="20"/>
                <w:lang w:val="en-US"/>
              </w:rPr>
              <w:t>5</w:t>
            </w:r>
            <w:r w:rsidRPr="001A04C0">
              <w:rPr>
                <w:rFonts w:ascii="Arial" w:eastAsia="Arial" w:hAnsi="Arial" w:cs="Arial"/>
                <w:color w:val="000000"/>
                <w:sz w:val="20"/>
                <w:szCs w:val="20"/>
                <w:lang w:val="en-US"/>
              </w:rPr>
              <w:t xml:space="preserve"> (</w:t>
            </w:r>
            <w:r w:rsidR="00E71B74" w:rsidRPr="001A04C0">
              <w:rPr>
                <w:rFonts w:ascii="Arial" w:eastAsia="Arial" w:hAnsi="Arial" w:cs="Arial"/>
                <w:color w:val="000000"/>
                <w:sz w:val="20"/>
                <w:szCs w:val="20"/>
                <w:lang w:val="en-US"/>
              </w:rPr>
              <w:t>five</w:t>
            </w:r>
            <w:r w:rsidRPr="001A04C0">
              <w:rPr>
                <w:rFonts w:ascii="Arial" w:eastAsia="Arial" w:hAnsi="Arial" w:cs="Arial"/>
                <w:color w:val="000000"/>
                <w:sz w:val="20"/>
                <w:szCs w:val="20"/>
                <w:lang w:val="en-US"/>
              </w:rPr>
              <w:t xml:space="preserve">) business days from the date of receipt of the report, shall verify it and accept it without reservations or shall raise objections to the report presented. They shall agree on the final content of the questioned report, accepted by the Parties, within </w:t>
            </w:r>
            <w:r w:rsidR="00E71B74" w:rsidRPr="001A04C0">
              <w:rPr>
                <w:rFonts w:ascii="Arial" w:eastAsia="Arial" w:hAnsi="Arial" w:cs="Arial"/>
                <w:color w:val="000000"/>
                <w:sz w:val="20"/>
                <w:szCs w:val="20"/>
                <w:lang w:val="en-US"/>
              </w:rPr>
              <w:t>5</w:t>
            </w:r>
            <w:r w:rsidRPr="001A04C0">
              <w:rPr>
                <w:rFonts w:ascii="Arial" w:eastAsia="Arial" w:hAnsi="Arial" w:cs="Arial"/>
                <w:color w:val="000000"/>
                <w:sz w:val="20"/>
                <w:szCs w:val="20"/>
                <w:lang w:val="en-US"/>
              </w:rPr>
              <w:t xml:space="preserve"> (</w:t>
            </w:r>
            <w:r w:rsidR="00E71B74" w:rsidRPr="001A04C0">
              <w:rPr>
                <w:rFonts w:ascii="Arial" w:eastAsia="Arial" w:hAnsi="Arial" w:cs="Arial"/>
                <w:color w:val="000000"/>
                <w:sz w:val="20"/>
                <w:szCs w:val="20"/>
                <w:lang w:val="en-US"/>
              </w:rPr>
              <w:t>five</w:t>
            </w:r>
            <w:r w:rsidRPr="001A04C0">
              <w:rPr>
                <w:rFonts w:ascii="Arial" w:eastAsia="Arial" w:hAnsi="Arial" w:cs="Arial"/>
                <w:color w:val="000000"/>
                <w:sz w:val="20"/>
                <w:szCs w:val="20"/>
                <w:lang w:val="en-US"/>
              </w:rPr>
              <w:t>) business days from the date of notification for the submission of objections by the Client to the received report. The report accepted by the Client constitutes the basis for settlements between the Parties, in accordance with the conditions set out in § 7, for the performed Services, subject to the provisions of section 4 of this paragraph.</w:t>
            </w:r>
          </w:p>
        </w:tc>
      </w:tr>
      <w:tr w:rsidR="001A507E" w:rsidRPr="00B55694" w14:paraId="39621B92" w14:textId="77777777" w:rsidTr="00905FC6">
        <w:tc>
          <w:tcPr>
            <w:tcW w:w="9072" w:type="dxa"/>
          </w:tcPr>
          <w:p w14:paraId="269B92F9" w14:textId="77777777" w:rsidR="001A507E" w:rsidRPr="001A04C0" w:rsidRDefault="001A507E">
            <w:pPr>
              <w:numPr>
                <w:ilvl w:val="0"/>
                <w:numId w:val="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If the Client, within the period specified in sec. </w:t>
            </w:r>
            <w:proofErr w:type="gramStart"/>
            <w:r w:rsidRPr="001A04C0">
              <w:rPr>
                <w:rFonts w:ascii="Arial" w:eastAsia="Arial" w:hAnsi="Arial" w:cs="Arial"/>
                <w:color w:val="000000"/>
                <w:sz w:val="20"/>
                <w:szCs w:val="20"/>
                <w:lang w:val="en-US"/>
              </w:rPr>
              <w:t>2 does</w:t>
            </w:r>
            <w:proofErr w:type="gramEnd"/>
            <w:r w:rsidRPr="001A04C0">
              <w:rPr>
                <w:rFonts w:ascii="Arial" w:eastAsia="Arial" w:hAnsi="Arial" w:cs="Arial"/>
                <w:color w:val="000000"/>
                <w:sz w:val="20"/>
                <w:szCs w:val="20"/>
                <w:lang w:val="en-US"/>
              </w:rPr>
              <w:t xml:space="preserve"> not approve the report without reservations, or does not raise objections to the presented report, the report shall be deemed to have been adopted without reservations. </w:t>
            </w:r>
          </w:p>
        </w:tc>
      </w:tr>
      <w:tr w:rsidR="001A507E" w:rsidRPr="00B55694" w14:paraId="18383E2D" w14:textId="77777777" w:rsidTr="00905FC6">
        <w:tc>
          <w:tcPr>
            <w:tcW w:w="9072" w:type="dxa"/>
          </w:tcPr>
          <w:p w14:paraId="3E7B38A1" w14:textId="2CA3B8C4" w:rsidR="001A507E" w:rsidRPr="001A04C0" w:rsidRDefault="001A507E">
            <w:pPr>
              <w:numPr>
                <w:ilvl w:val="0"/>
                <w:numId w:val="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If the Parties do not agree the final content of the report, accepted by the Parties, within the time limit specified in sec. 2, the Contractor shall have the right to issue a VAT invoice up to the amount of monthly remuneration unchallenged by the Client, which does not deprive the Contractor of the right to monthly remuneration in the remaining scope, which, upon agreement and acceptance by the Parties, will be settled by the Parties by issuing an additional VAT invoice by the Contractor or correcting invoice.</w:t>
            </w:r>
          </w:p>
        </w:tc>
      </w:tr>
      <w:tr w:rsidR="001A507E" w:rsidRPr="001A04C0" w14:paraId="5B998EF0" w14:textId="77777777" w:rsidTr="00905FC6">
        <w:tc>
          <w:tcPr>
            <w:tcW w:w="9072" w:type="dxa"/>
          </w:tcPr>
          <w:p w14:paraId="23A430B3"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7</w:t>
            </w:r>
          </w:p>
          <w:p w14:paraId="6CED0304"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PAYMENT TERMS</w:t>
            </w:r>
          </w:p>
        </w:tc>
      </w:tr>
      <w:tr w:rsidR="001A507E" w:rsidRPr="00B55694" w14:paraId="4ECA5D87" w14:textId="77777777" w:rsidTr="00905FC6">
        <w:tc>
          <w:tcPr>
            <w:tcW w:w="9072" w:type="dxa"/>
          </w:tcPr>
          <w:p w14:paraId="768105D9" w14:textId="2344E1F8" w:rsidR="001A507E" w:rsidRPr="001A04C0" w:rsidRDefault="001A507E">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For the performance of the services referred to in paragraph 2 point 1 above by the Contractor, the Client shall pay the Contractor constituting the Cost of the Order for each subsequent month of performance of the Services by the Contractor and calculated as the sum of the costs set out in </w:t>
            </w:r>
            <w:r w:rsidR="00933456" w:rsidRPr="001A04C0">
              <w:rPr>
                <w:rFonts w:ascii="Arial" w:eastAsia="Arial" w:hAnsi="Arial" w:cs="Arial"/>
                <w:color w:val="000000"/>
                <w:sz w:val="20"/>
                <w:szCs w:val="20"/>
                <w:lang w:val="en-US"/>
              </w:rPr>
              <w:t xml:space="preserve">the Order and </w:t>
            </w:r>
            <w:r w:rsidRPr="001A04C0">
              <w:rPr>
                <w:rFonts w:ascii="Arial" w:eastAsia="Arial" w:hAnsi="Arial" w:cs="Arial"/>
                <w:color w:val="000000"/>
                <w:sz w:val="20"/>
                <w:szCs w:val="20"/>
                <w:lang w:val="en-US"/>
              </w:rPr>
              <w:t>Annex 1 to the Agreement.</w:t>
            </w:r>
          </w:p>
        </w:tc>
      </w:tr>
      <w:tr w:rsidR="001A507E" w:rsidRPr="00B55694" w14:paraId="00D8AFF3" w14:textId="77777777" w:rsidTr="00905FC6">
        <w:tc>
          <w:tcPr>
            <w:tcW w:w="9072" w:type="dxa"/>
          </w:tcPr>
          <w:p w14:paraId="0571FBE2" w14:textId="7C3B03AB" w:rsidR="001A507E" w:rsidRPr="001A04C0" w:rsidRDefault="001A507E" w:rsidP="001320DA">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Other costs and expenses of the Contractor related to the provision of the Services and necessary for their proper performance, in particular such as diems, delegation costs, accommodation for Consultants, travel to the place of performance of the Services, after prior approval shall be fully covered by the Client on the basis of the settlement presented by the Contractor. These values shall increase the amount of the Order cost specified in the Order and shall be settled </w:t>
            </w:r>
            <w:proofErr w:type="gramStart"/>
            <w:r w:rsidRPr="001A04C0">
              <w:rPr>
                <w:rFonts w:ascii="Arial" w:eastAsia="Arial" w:hAnsi="Arial" w:cs="Arial"/>
                <w:color w:val="000000"/>
                <w:sz w:val="20"/>
                <w:szCs w:val="20"/>
                <w:lang w:val="en-US"/>
              </w:rPr>
              <w:t>on the basis of</w:t>
            </w:r>
            <w:proofErr w:type="gramEnd"/>
            <w:r w:rsidRPr="001A04C0">
              <w:rPr>
                <w:rFonts w:ascii="Arial" w:eastAsia="Arial" w:hAnsi="Arial" w:cs="Arial"/>
                <w:color w:val="000000"/>
                <w:sz w:val="20"/>
                <w:szCs w:val="20"/>
                <w:lang w:val="en-US"/>
              </w:rPr>
              <w:t xml:space="preserve"> a separate VAT invoice containing a 10-day payment term (re-invoice).</w:t>
            </w:r>
          </w:p>
        </w:tc>
      </w:tr>
      <w:tr w:rsidR="001A507E" w:rsidRPr="00B55694" w14:paraId="7EAB1CFA" w14:textId="77777777" w:rsidTr="00905FC6">
        <w:tc>
          <w:tcPr>
            <w:tcW w:w="9072" w:type="dxa"/>
          </w:tcPr>
          <w:p w14:paraId="778D3159" w14:textId="77777777" w:rsidR="001A507E" w:rsidRPr="001A04C0" w:rsidRDefault="001A507E">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In case when, after the conclusion of the Agreement, the legislator imposes on the Contractor a new burden or increases the public law burden related to the employment of Consultants, the Parties shall amend the Agreement and </w:t>
            </w:r>
            <w:proofErr w:type="gramStart"/>
            <w:r w:rsidRPr="001A04C0">
              <w:rPr>
                <w:rFonts w:ascii="Arial" w:eastAsia="Arial" w:hAnsi="Arial" w:cs="Arial"/>
                <w:color w:val="000000"/>
                <w:sz w:val="20"/>
                <w:szCs w:val="20"/>
                <w:lang w:val="en-US"/>
              </w:rPr>
              <w:t>take into account</w:t>
            </w:r>
            <w:proofErr w:type="gramEnd"/>
            <w:r w:rsidRPr="001A04C0">
              <w:rPr>
                <w:rFonts w:ascii="Arial" w:eastAsia="Arial" w:hAnsi="Arial" w:cs="Arial"/>
                <w:color w:val="000000"/>
                <w:sz w:val="20"/>
                <w:szCs w:val="20"/>
                <w:lang w:val="en-US"/>
              </w:rPr>
              <w:t xml:space="preserve"> the above event in the amount of the Order cost.</w:t>
            </w:r>
          </w:p>
        </w:tc>
      </w:tr>
      <w:tr w:rsidR="001A507E" w:rsidRPr="00B55694" w14:paraId="0FC3A05A" w14:textId="77777777" w:rsidTr="00905FC6">
        <w:tc>
          <w:tcPr>
            <w:tcW w:w="9072" w:type="dxa"/>
          </w:tcPr>
          <w:p w14:paraId="2296D705" w14:textId="77777777" w:rsidR="001A507E" w:rsidRPr="001A04C0" w:rsidRDefault="001A507E">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Payment of the Order Cost will be made within 10 days, </w:t>
            </w:r>
            <w:proofErr w:type="gramStart"/>
            <w:r w:rsidRPr="001A04C0">
              <w:rPr>
                <w:rFonts w:ascii="Arial" w:eastAsia="Arial" w:hAnsi="Arial" w:cs="Arial"/>
                <w:color w:val="000000"/>
                <w:sz w:val="20"/>
                <w:szCs w:val="20"/>
                <w:lang w:val="en-US"/>
              </w:rPr>
              <w:t>on the basis of</w:t>
            </w:r>
            <w:proofErr w:type="gramEnd"/>
            <w:r w:rsidRPr="001A04C0">
              <w:rPr>
                <w:rFonts w:ascii="Arial" w:eastAsia="Arial" w:hAnsi="Arial" w:cs="Arial"/>
                <w:color w:val="000000"/>
                <w:sz w:val="20"/>
                <w:szCs w:val="20"/>
                <w:lang w:val="en-US"/>
              </w:rPr>
              <w:t xml:space="preserve"> a VAT invoice issued at the end of each calendar month of the Term of the Agreement, counting from the date of its delivery to the Client in electronic form. The Contractor shall issue VAT invoices </w:t>
            </w:r>
            <w:proofErr w:type="gramStart"/>
            <w:r w:rsidRPr="001A04C0">
              <w:rPr>
                <w:rFonts w:ascii="Arial" w:eastAsia="Arial" w:hAnsi="Arial" w:cs="Arial"/>
                <w:color w:val="000000"/>
                <w:sz w:val="20"/>
                <w:szCs w:val="20"/>
                <w:lang w:val="en-US"/>
              </w:rPr>
              <w:t>on the basis of</w:t>
            </w:r>
            <w:proofErr w:type="gramEnd"/>
            <w:r w:rsidRPr="001A04C0">
              <w:rPr>
                <w:rFonts w:ascii="Arial" w:eastAsia="Arial" w:hAnsi="Arial" w:cs="Arial"/>
                <w:color w:val="000000"/>
                <w:sz w:val="20"/>
                <w:szCs w:val="20"/>
                <w:lang w:val="en-US"/>
              </w:rPr>
              <w:t xml:space="preserve"> a monthly report specified in § 6 of the Agreement.</w:t>
            </w:r>
          </w:p>
        </w:tc>
      </w:tr>
      <w:tr w:rsidR="001A507E" w:rsidRPr="00B55694" w14:paraId="52D21BEE" w14:textId="77777777" w:rsidTr="00905FC6">
        <w:tc>
          <w:tcPr>
            <w:tcW w:w="9072" w:type="dxa"/>
          </w:tcPr>
          <w:p w14:paraId="07AB546A" w14:textId="4D28A5BF" w:rsidR="001A507E" w:rsidRPr="001A04C0" w:rsidRDefault="001A507E">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has the right to charge interest in the amount of </w:t>
            </w:r>
            <w:r w:rsidR="005B4722" w:rsidRPr="001A04C0">
              <w:rPr>
                <w:rFonts w:ascii="Arial" w:eastAsia="Arial" w:hAnsi="Arial" w:cs="Arial"/>
                <w:color w:val="000000"/>
                <w:sz w:val="20"/>
                <w:szCs w:val="20"/>
                <w:lang w:val="en-US"/>
              </w:rPr>
              <w:t>7</w:t>
            </w:r>
            <w:r w:rsidR="00086A7C" w:rsidRPr="001A04C0">
              <w:rPr>
                <w:rFonts w:ascii="Arial" w:eastAsia="Arial" w:hAnsi="Arial" w:cs="Arial"/>
                <w:color w:val="000000"/>
                <w:sz w:val="20"/>
                <w:szCs w:val="20"/>
                <w:lang w:val="en-US"/>
              </w:rPr>
              <w:t>%</w:t>
            </w:r>
            <w:r w:rsidR="005B4722" w:rsidRPr="001A04C0">
              <w:rPr>
                <w:rFonts w:ascii="Arial" w:eastAsia="Arial" w:hAnsi="Arial" w:cs="Arial"/>
                <w:color w:val="000000"/>
                <w:sz w:val="20"/>
                <w:szCs w:val="20"/>
                <w:lang w:val="en-US"/>
              </w:rPr>
              <w:t xml:space="preserve"> p.a.</w:t>
            </w:r>
            <w:r w:rsidR="00086A7C" w:rsidRPr="001A04C0">
              <w:rPr>
                <w:rFonts w:ascii="Arial" w:eastAsia="Arial" w:hAnsi="Arial" w:cs="Arial"/>
                <w:color w:val="000000"/>
                <w:sz w:val="20"/>
                <w:szCs w:val="20"/>
                <w:lang w:val="en-US"/>
              </w:rPr>
              <w:t xml:space="preserve"> </w:t>
            </w:r>
            <w:r w:rsidRPr="001A04C0">
              <w:rPr>
                <w:rFonts w:ascii="Arial" w:eastAsia="Arial" w:hAnsi="Arial" w:cs="Arial"/>
                <w:color w:val="000000"/>
                <w:sz w:val="20"/>
                <w:szCs w:val="20"/>
                <w:lang w:val="en-US"/>
              </w:rPr>
              <w:t>for each day of the Client's delay in payment of any amounts due under the Agreement.</w:t>
            </w:r>
          </w:p>
        </w:tc>
      </w:tr>
      <w:tr w:rsidR="001A507E" w:rsidRPr="00B55694" w14:paraId="2908C2CC" w14:textId="77777777" w:rsidTr="00905FC6">
        <w:tc>
          <w:tcPr>
            <w:tcW w:w="9072" w:type="dxa"/>
          </w:tcPr>
          <w:p w14:paraId="7C24C0E3" w14:textId="77777777" w:rsidR="001A507E" w:rsidRPr="001A04C0" w:rsidRDefault="001A507E">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The remuneration for the services referred to in paragraph 2 point 1 above performed in a given month also includes remuneration for the transfer of economic copyrights, under the conditions set out in § 9 of the Agreement, to all Works performed by the Contractor as part of the provision of Services performed as part of the provision of services referred to in paragraph 2 point 1 above,  for which the given remuneration is due.</w:t>
            </w:r>
          </w:p>
        </w:tc>
      </w:tr>
      <w:tr w:rsidR="001A507E" w:rsidRPr="00B55694" w14:paraId="5D66C164" w14:textId="77777777" w:rsidTr="00905FC6">
        <w:tc>
          <w:tcPr>
            <w:tcW w:w="9072" w:type="dxa"/>
          </w:tcPr>
          <w:p w14:paraId="2408A9A7" w14:textId="5E66EFBA" w:rsidR="001A507E" w:rsidRPr="001A04C0" w:rsidRDefault="001A507E">
            <w:pPr>
              <w:numPr>
                <w:ilvl w:val="0"/>
                <w:numId w:val="8"/>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Client hereby accepts the electronic form of receiving invoices from the Contractor, including correcting invoices or duplicate invoices. Invoices and all correspondence related to invoices shall be sent by e-mail to the following address of the Client: </w:t>
            </w:r>
          </w:p>
          <w:p w14:paraId="7B61437B" w14:textId="645E0C57" w:rsidR="001A507E" w:rsidRPr="00D80C92" w:rsidRDefault="00D80C92" w:rsidP="00D80C92">
            <w:pPr>
              <w:pBdr>
                <w:top w:val="nil"/>
                <w:left w:val="nil"/>
                <w:bottom w:val="nil"/>
                <w:right w:val="nil"/>
                <w:between w:val="nil"/>
              </w:pBdr>
              <w:spacing w:before="120" w:after="120" w:line="288" w:lineRule="auto"/>
              <w:ind w:left="391"/>
              <w:jc w:val="both"/>
              <w:rPr>
                <w:rFonts w:ascii="Arial" w:eastAsia="Arial" w:hAnsi="Arial" w:cs="Arial"/>
                <w:color w:val="000000"/>
                <w:sz w:val="20"/>
                <w:szCs w:val="20"/>
                <w:highlight w:val="yellow"/>
                <w:lang w:val="en-US"/>
                <w:rPrChange w:id="5" w:author="김지윤(KIM JI YOON)" w:date="2026-03-06T10:36:00Z">
                  <w:rPr>
                    <w:rFonts w:ascii="Arial" w:eastAsia="Arial" w:hAnsi="Arial" w:cs="Arial"/>
                    <w:color w:val="000000"/>
                    <w:sz w:val="20"/>
                    <w:szCs w:val="20"/>
                    <w:lang w:val="en-US"/>
                  </w:rPr>
                </w:rPrChange>
              </w:rPr>
            </w:pPr>
            <w:ins w:id="6" w:author="김지윤(KIM JI YOON)" w:date="2026-03-06T10:34:00Z">
              <w:r w:rsidRPr="00D80C92">
                <w:rPr>
                  <w:rFonts w:ascii="Arial" w:eastAsia="Arial" w:hAnsi="Arial" w:cs="Arial"/>
                  <w:color w:val="000000"/>
                  <w:sz w:val="20"/>
                  <w:szCs w:val="20"/>
                  <w:highlight w:val="yellow"/>
                  <w:lang w:val="en-US"/>
                </w:rPr>
                <w:fldChar w:fldCharType="begin"/>
              </w:r>
              <w:r w:rsidRPr="00D80C92">
                <w:rPr>
                  <w:rFonts w:ascii="Arial" w:eastAsia="Arial" w:hAnsi="Arial" w:cs="Arial"/>
                  <w:color w:val="000000"/>
                  <w:sz w:val="20"/>
                  <w:szCs w:val="20"/>
                  <w:highlight w:val="yellow"/>
                  <w:lang w:val="en-US"/>
                </w:rPr>
                <w:instrText xml:space="preserve"> HYPERLINK "mailto:kim.jiyoon@hanwha.com" </w:instrText>
              </w:r>
              <w:r w:rsidRPr="00D80C92">
                <w:rPr>
                  <w:rFonts w:ascii="Arial" w:eastAsia="Arial" w:hAnsi="Arial" w:cs="Arial"/>
                  <w:color w:val="000000"/>
                  <w:sz w:val="20"/>
                  <w:szCs w:val="20"/>
                  <w:highlight w:val="yellow"/>
                  <w:lang w:val="en-US"/>
                </w:rPr>
              </w:r>
              <w:r w:rsidRPr="00B55694">
                <w:rPr>
                  <w:rFonts w:ascii="Arial" w:eastAsia="Arial" w:hAnsi="Arial" w:cs="Arial"/>
                  <w:color w:val="000000"/>
                  <w:sz w:val="20"/>
                  <w:szCs w:val="20"/>
                  <w:highlight w:val="yellow"/>
                  <w:lang w:val="en-US"/>
                </w:rPr>
                <w:fldChar w:fldCharType="separate"/>
              </w:r>
              <w:r w:rsidRPr="00D80C92">
                <w:rPr>
                  <w:rStyle w:val="af4"/>
                  <w:rFonts w:ascii="Arial" w:eastAsia="Arial" w:hAnsi="Arial" w:cs="Arial"/>
                  <w:sz w:val="20"/>
                  <w:szCs w:val="20"/>
                  <w:highlight w:val="yellow"/>
                  <w:u w:val="none"/>
                  <w:lang w:val="en-US"/>
                  <w:rPrChange w:id="7" w:author="김지윤(KIM JI YOON)" w:date="2026-03-06T10:36:00Z">
                    <w:rPr>
                      <w:rStyle w:val="af4"/>
                      <w:rFonts w:ascii="Arial" w:eastAsia="Arial" w:hAnsi="Arial" w:cs="Arial"/>
                      <w:sz w:val="20"/>
                      <w:szCs w:val="20"/>
                      <w:highlight w:val="yellow"/>
                      <w:lang w:val="en-US"/>
                    </w:rPr>
                  </w:rPrChange>
                </w:rPr>
                <w:t>kim.jiyoon@hanwha.com</w:t>
              </w:r>
              <w:r w:rsidRPr="00B55694">
                <w:rPr>
                  <w:rFonts w:ascii="Arial" w:eastAsia="Arial" w:hAnsi="Arial" w:cs="Arial"/>
                  <w:color w:val="000000"/>
                  <w:sz w:val="20"/>
                  <w:szCs w:val="20"/>
                  <w:highlight w:val="yellow"/>
                  <w:lang w:val="en-US"/>
                </w:rPr>
                <w:fldChar w:fldCharType="end"/>
              </w:r>
            </w:ins>
            <w:ins w:id="8" w:author="김지윤(KIM JI YOON)" w:date="2026-03-06T10:36:00Z">
              <w:r>
                <w:rPr>
                  <w:rFonts w:ascii="Arial" w:hAnsi="Arial" w:cs="Arial" w:hint="eastAsia"/>
                  <w:color w:val="000000"/>
                  <w:sz w:val="20"/>
                  <w:szCs w:val="20"/>
                  <w:highlight w:val="yellow"/>
                  <w:lang w:val="en-US" w:eastAsia="ko-KR"/>
                </w:rPr>
                <w:t xml:space="preserve">, </w:t>
              </w:r>
            </w:ins>
            <w:ins w:id="9" w:author="김지윤(KIM JI YOON)" w:date="2026-03-06T10:34:00Z">
              <w:r>
                <w:rPr>
                  <w:rFonts w:ascii="Arial" w:eastAsia="Arial" w:hAnsi="Arial" w:cs="Arial"/>
                  <w:color w:val="000000"/>
                  <w:sz w:val="20"/>
                  <w:szCs w:val="20"/>
                  <w:highlight w:val="yellow"/>
                  <w:lang w:val="en-US"/>
                </w:rPr>
                <w:t>jey9085@hanwha.</w:t>
              </w:r>
            </w:ins>
            <w:ins w:id="10" w:author="김지윤(KIM JI YOON)" w:date="2026-03-06T10:35:00Z">
              <w:r>
                <w:rPr>
                  <w:rFonts w:ascii="Arial" w:eastAsia="Arial" w:hAnsi="Arial" w:cs="Arial"/>
                  <w:color w:val="000000"/>
                  <w:sz w:val="20"/>
                  <w:szCs w:val="20"/>
                  <w:highlight w:val="yellow"/>
                  <w:lang w:val="en-US"/>
                </w:rPr>
                <w:t>com</w:t>
              </w:r>
            </w:ins>
            <w:del w:id="11" w:author="김지윤(KIM JI YOON)" w:date="2026-03-06T10:36:00Z">
              <w:r w:rsidR="001A507E" w:rsidRPr="001A04C0" w:rsidDel="00D80C92">
                <w:rPr>
                  <w:rFonts w:ascii="Arial" w:eastAsia="Arial" w:hAnsi="Arial" w:cs="Arial"/>
                  <w:color w:val="000000"/>
                  <w:sz w:val="20"/>
                  <w:szCs w:val="20"/>
                  <w:highlight w:val="yellow"/>
                  <w:lang w:val="en-US"/>
                </w:rPr>
                <w:delText>___________</w:delText>
              </w:r>
            </w:del>
            <w:r w:rsidR="001A507E" w:rsidRPr="001A04C0">
              <w:rPr>
                <w:rFonts w:ascii="Arial" w:eastAsia="Arial" w:hAnsi="Arial" w:cs="Arial"/>
                <w:color w:val="000000"/>
                <w:sz w:val="20"/>
                <w:szCs w:val="20"/>
                <w:highlight w:val="yellow"/>
                <w:lang w:val="en-US"/>
              </w:rPr>
              <w:t>.</w:t>
            </w:r>
          </w:p>
        </w:tc>
      </w:tr>
      <w:tr w:rsidR="001A507E" w:rsidRPr="001A04C0" w14:paraId="00C70525" w14:textId="77777777" w:rsidTr="00905FC6">
        <w:tc>
          <w:tcPr>
            <w:tcW w:w="9072" w:type="dxa"/>
          </w:tcPr>
          <w:p w14:paraId="5A450EC2" w14:textId="77777777" w:rsidR="001A507E" w:rsidRPr="001A04C0" w:rsidRDefault="001A507E">
            <w:pPr>
              <w:spacing w:before="120"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8</w:t>
            </w:r>
          </w:p>
          <w:p w14:paraId="26540816" w14:textId="77777777" w:rsidR="001A507E" w:rsidRPr="001A04C0" w:rsidRDefault="001A507E">
            <w:pPr>
              <w:spacing w:before="120"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CONFIDENTIALITY</w:t>
            </w:r>
          </w:p>
        </w:tc>
      </w:tr>
      <w:tr w:rsidR="001A507E" w:rsidRPr="00B55694" w14:paraId="40D99CDB" w14:textId="77777777" w:rsidTr="00905FC6">
        <w:tc>
          <w:tcPr>
            <w:tcW w:w="9072" w:type="dxa"/>
          </w:tcPr>
          <w:p w14:paraId="6A57AECB" w14:textId="77777777" w:rsidR="001A507E" w:rsidRPr="001A04C0" w:rsidRDefault="001A507E">
            <w:pPr>
              <w:numPr>
                <w:ilvl w:val="0"/>
                <w:numId w:val="10"/>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Contractor undertakes not to disclose Confidential Information to any third party in any form. The Contractor undertakes to sign individual confidentiality clauses with the Consultants in accordance with the provisions of this paragraph of the Agreement.</w:t>
            </w:r>
          </w:p>
        </w:tc>
      </w:tr>
      <w:tr w:rsidR="001A507E" w:rsidRPr="00B55694" w14:paraId="1FF6EFA3" w14:textId="77777777" w:rsidTr="00905FC6">
        <w:tc>
          <w:tcPr>
            <w:tcW w:w="9072" w:type="dxa"/>
          </w:tcPr>
          <w:p w14:paraId="35DDFB1A" w14:textId="716433F9" w:rsidR="001A507E" w:rsidRPr="001A04C0" w:rsidRDefault="001A507E">
            <w:pPr>
              <w:numPr>
                <w:ilvl w:val="0"/>
                <w:numId w:val="10"/>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All materials containing Confidential Information provided by the Client to the Contractor, including, but not limited to, electronic data, documents, operating instructions, specifications, operating diagrams, program lists and data printouts, are and shall remain the property of the Client and may not be copied in whole or in part without the express consent of the Client. All copies of the materials are the property of the Client and must contain appropriate information or indication regarding copyright and / or other rights, if any, on the original. Nothing in this Agreement shall be considered as express or implied granting the Contractor any rights to the work (within the meaning of the </w:t>
            </w:r>
            <w:r w:rsidR="008121EE" w:rsidRPr="001A04C0">
              <w:rPr>
                <w:rFonts w:ascii="Arial" w:eastAsia="Arial" w:hAnsi="Arial" w:cs="Arial"/>
                <w:color w:val="000000"/>
                <w:sz w:val="20"/>
                <w:szCs w:val="20"/>
                <w:lang w:val="en-US"/>
              </w:rPr>
              <w:t>applicable provisions of law</w:t>
            </w:r>
            <w:r w:rsidRPr="001A04C0">
              <w:rPr>
                <w:rFonts w:ascii="Arial" w:eastAsia="Arial" w:hAnsi="Arial" w:cs="Arial"/>
                <w:color w:val="000000"/>
                <w:sz w:val="20"/>
                <w:szCs w:val="20"/>
                <w:lang w:val="en-US"/>
              </w:rPr>
              <w:t>), invention, utility model, rationalization project - by license or on any other basis or other rights in the field of intellectual property and / or industrial property protection, created or acquired before or after the date of this Agreement, regarding the Client Confidential Information.</w:t>
            </w:r>
          </w:p>
        </w:tc>
      </w:tr>
      <w:tr w:rsidR="001A507E" w:rsidRPr="00B55694" w14:paraId="6DB18EAC" w14:textId="77777777" w:rsidTr="00905FC6">
        <w:tc>
          <w:tcPr>
            <w:tcW w:w="9072" w:type="dxa"/>
          </w:tcPr>
          <w:p w14:paraId="330BFB39" w14:textId="77777777" w:rsidR="001A507E" w:rsidRPr="001A04C0" w:rsidRDefault="001A507E">
            <w:pPr>
              <w:numPr>
                <w:ilvl w:val="0"/>
                <w:numId w:val="10"/>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Upon termination or discontinuation of this Agreement, the Contractor shall immediately return to the Client any materials provided to him by the Client, containing Confidential Information and any copies thereof, and destroy or delete any Confidential Information stored on any data storage device.</w:t>
            </w:r>
          </w:p>
        </w:tc>
      </w:tr>
      <w:tr w:rsidR="001A507E" w:rsidRPr="00B55694" w14:paraId="0BF10007" w14:textId="77777777" w:rsidTr="00905FC6">
        <w:tc>
          <w:tcPr>
            <w:tcW w:w="9072" w:type="dxa"/>
          </w:tcPr>
          <w:p w14:paraId="61C2DEFA" w14:textId="45077ADF" w:rsidR="001A507E" w:rsidRPr="001A04C0" w:rsidRDefault="001A507E" w:rsidP="00386E11">
            <w:pPr>
              <w:numPr>
                <w:ilvl w:val="0"/>
                <w:numId w:val="10"/>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w:t>
            </w:r>
            <w:proofErr w:type="gramStart"/>
            <w:r w:rsidRPr="001A04C0">
              <w:rPr>
                <w:rFonts w:ascii="Arial" w:eastAsia="Arial" w:hAnsi="Arial" w:cs="Arial"/>
                <w:color w:val="000000"/>
                <w:sz w:val="20"/>
                <w:szCs w:val="20"/>
                <w:lang w:val="en-US"/>
              </w:rPr>
              <w:t>aforementioned obligation</w:t>
            </w:r>
            <w:proofErr w:type="gramEnd"/>
            <w:r w:rsidRPr="001A04C0">
              <w:rPr>
                <w:rFonts w:ascii="Arial" w:eastAsia="Arial" w:hAnsi="Arial" w:cs="Arial"/>
                <w:color w:val="000000"/>
                <w:sz w:val="20"/>
                <w:szCs w:val="20"/>
                <w:lang w:val="en-US"/>
              </w:rPr>
              <w:t xml:space="preserve"> of confidentiality does not apply to information known to the Contractor before the conclusion of the Agreement, information made publicly available by the Client, as well as information whose disclosure is required in cases specified by law, </w:t>
            </w:r>
            <w:proofErr w:type="gramStart"/>
            <w:r w:rsidRPr="001A04C0">
              <w:rPr>
                <w:rFonts w:ascii="Arial" w:eastAsia="Arial" w:hAnsi="Arial" w:cs="Arial"/>
                <w:color w:val="000000"/>
                <w:sz w:val="20"/>
                <w:szCs w:val="20"/>
                <w:lang w:val="en-US"/>
              </w:rPr>
              <w:t>in particular at</w:t>
            </w:r>
            <w:proofErr w:type="gramEnd"/>
            <w:r w:rsidRPr="001A04C0">
              <w:rPr>
                <w:rFonts w:ascii="Arial" w:eastAsia="Arial" w:hAnsi="Arial" w:cs="Arial"/>
                <w:color w:val="000000"/>
                <w:sz w:val="20"/>
                <w:szCs w:val="20"/>
                <w:lang w:val="en-US"/>
              </w:rPr>
              <w:t xml:space="preserve"> the request of relevant authorities.</w:t>
            </w:r>
          </w:p>
        </w:tc>
      </w:tr>
      <w:tr w:rsidR="001A507E" w:rsidRPr="001A04C0" w14:paraId="4A6116C4" w14:textId="77777777" w:rsidTr="00905FC6">
        <w:tc>
          <w:tcPr>
            <w:tcW w:w="9072" w:type="dxa"/>
          </w:tcPr>
          <w:p w14:paraId="28243E40"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9</w:t>
            </w:r>
          </w:p>
          <w:p w14:paraId="1174D6CC"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COPYRIGHTS</w:t>
            </w:r>
          </w:p>
        </w:tc>
      </w:tr>
      <w:tr w:rsidR="001A507E" w:rsidRPr="00B55694" w14:paraId="5DD1B170" w14:textId="77777777" w:rsidTr="00905FC6">
        <w:tc>
          <w:tcPr>
            <w:tcW w:w="9072" w:type="dxa"/>
          </w:tcPr>
          <w:p w14:paraId="3CF9FFA8"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declares that he will own all proprietary copyrights, including dependent and related rights, to the Works made for the Contractor as part of the provision of Services, in all known fields of use, </w:t>
            </w:r>
            <w:proofErr w:type="gramStart"/>
            <w:r w:rsidRPr="001A04C0">
              <w:rPr>
                <w:rFonts w:ascii="Arial" w:eastAsia="Arial" w:hAnsi="Arial" w:cs="Arial"/>
                <w:color w:val="000000"/>
                <w:sz w:val="20"/>
                <w:szCs w:val="20"/>
                <w:lang w:val="en-US"/>
              </w:rPr>
              <w:t>in particular</w:t>
            </w:r>
            <w:proofErr w:type="gramEnd"/>
            <w:r w:rsidRPr="001A04C0">
              <w:rPr>
                <w:rFonts w:ascii="Arial" w:eastAsia="Arial" w:hAnsi="Arial" w:cs="Arial"/>
                <w:color w:val="000000"/>
                <w:sz w:val="20"/>
                <w:szCs w:val="20"/>
                <w:lang w:val="en-US"/>
              </w:rPr>
              <w:t xml:space="preserve"> those listed in paragraph 5.</w:t>
            </w:r>
          </w:p>
        </w:tc>
      </w:tr>
      <w:tr w:rsidR="001A507E" w:rsidRPr="001A04C0" w14:paraId="3BE46970" w14:textId="77777777" w:rsidTr="00905FC6">
        <w:tc>
          <w:tcPr>
            <w:tcW w:w="9072" w:type="dxa"/>
          </w:tcPr>
          <w:p w14:paraId="640556EB"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Contractor declares that:</w:t>
            </w:r>
          </w:p>
        </w:tc>
      </w:tr>
      <w:tr w:rsidR="001A507E" w:rsidRPr="00B55694" w14:paraId="335C9EA0" w14:textId="77777777" w:rsidTr="00905FC6">
        <w:tc>
          <w:tcPr>
            <w:tcW w:w="9072" w:type="dxa"/>
          </w:tcPr>
          <w:p w14:paraId="56206201" w14:textId="77777777" w:rsidR="001A507E" w:rsidRPr="001A04C0" w:rsidRDefault="001A507E">
            <w:pPr>
              <w:numPr>
                <w:ilvl w:val="0"/>
                <w:numId w:val="17"/>
              </w:numPr>
              <w:pBdr>
                <w:top w:val="nil"/>
                <w:left w:val="nil"/>
                <w:bottom w:val="nil"/>
                <w:right w:val="nil"/>
                <w:between w:val="nil"/>
              </w:pBdr>
              <w:spacing w:before="120" w:after="120" w:line="288" w:lineRule="auto"/>
              <w:ind w:left="743" w:hanging="284"/>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the Contractor shall keep Authors obligation not to exercise their personal copyrights to the Works and</w:t>
            </w:r>
          </w:p>
        </w:tc>
      </w:tr>
      <w:tr w:rsidR="001A507E" w:rsidRPr="00B55694" w14:paraId="7AE75A94" w14:textId="77777777" w:rsidTr="00905FC6">
        <w:tc>
          <w:tcPr>
            <w:tcW w:w="9072" w:type="dxa"/>
          </w:tcPr>
          <w:p w14:paraId="02686B41" w14:textId="77777777" w:rsidR="001A507E" w:rsidRPr="001A04C0" w:rsidRDefault="001A507E">
            <w:pPr>
              <w:numPr>
                <w:ilvl w:val="0"/>
                <w:numId w:val="17"/>
              </w:numPr>
              <w:pBdr>
                <w:top w:val="nil"/>
                <w:left w:val="nil"/>
                <w:bottom w:val="nil"/>
                <w:right w:val="nil"/>
                <w:between w:val="nil"/>
              </w:pBdr>
              <w:spacing w:before="120" w:after="120" w:line="288" w:lineRule="auto"/>
              <w:ind w:left="743" w:hanging="284"/>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shall keep Authors authorizations to exercise their personal copyrights on their behalf for an indefinite </w:t>
            </w:r>
            <w:proofErr w:type="gramStart"/>
            <w:r w:rsidRPr="001A04C0">
              <w:rPr>
                <w:rFonts w:ascii="Arial" w:eastAsia="Arial" w:hAnsi="Arial" w:cs="Arial"/>
                <w:color w:val="000000"/>
                <w:sz w:val="20"/>
                <w:szCs w:val="20"/>
                <w:lang w:val="en-US"/>
              </w:rPr>
              <w:t>period of time</w:t>
            </w:r>
            <w:proofErr w:type="gramEnd"/>
            <w:r w:rsidRPr="001A04C0">
              <w:rPr>
                <w:rFonts w:ascii="Arial" w:eastAsia="Arial" w:hAnsi="Arial" w:cs="Arial"/>
                <w:color w:val="000000"/>
                <w:sz w:val="20"/>
                <w:szCs w:val="20"/>
                <w:lang w:val="en-US"/>
              </w:rPr>
              <w:t>.</w:t>
            </w:r>
          </w:p>
        </w:tc>
      </w:tr>
      <w:tr w:rsidR="001A507E" w:rsidRPr="00B55694" w14:paraId="0F838C26" w14:textId="77777777" w:rsidTr="00905FC6">
        <w:tc>
          <w:tcPr>
            <w:tcW w:w="9072" w:type="dxa"/>
          </w:tcPr>
          <w:p w14:paraId="21B09CFE" w14:textId="77777777" w:rsidR="001A507E" w:rsidRPr="001A04C0" w:rsidRDefault="001A507E">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rights and authorizations referred to above shall include the right to further sell, transfer or grant them to the Client.</w:t>
            </w:r>
          </w:p>
        </w:tc>
      </w:tr>
      <w:tr w:rsidR="001A507E" w:rsidRPr="00B55694" w14:paraId="50472733" w14:textId="77777777" w:rsidTr="00905FC6">
        <w:tc>
          <w:tcPr>
            <w:tcW w:w="9072" w:type="dxa"/>
          </w:tcPr>
          <w:p w14:paraId="7006CF2F"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Parties agree that upon payment by the Client of remuneration resulting from Order costs for the period of creation of the Works as part of the provision of Services, the Contractor transfers in full to the Client, without the need to submit additional declarations of will, proprietary copyrights to these Works in the fields of exploitation referred to in paragraph 5, including dependent and related rights, without time and territorial limitations, and grants the Client an irrevocable authorization to exercise personal rights to these Works and grants consent to exercise derivative copyrights regarding the Works by the Client.</w:t>
            </w:r>
          </w:p>
        </w:tc>
      </w:tr>
      <w:tr w:rsidR="001A507E" w:rsidRPr="00B55694" w14:paraId="2F33D66D" w14:textId="77777777" w:rsidTr="00905FC6">
        <w:tc>
          <w:tcPr>
            <w:tcW w:w="9072" w:type="dxa"/>
          </w:tcPr>
          <w:p w14:paraId="2403572B"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With the </w:t>
            </w:r>
            <w:proofErr w:type="gramStart"/>
            <w:r w:rsidRPr="001A04C0">
              <w:rPr>
                <w:rFonts w:ascii="Arial" w:eastAsia="Arial" w:hAnsi="Arial" w:cs="Arial"/>
                <w:color w:val="000000"/>
                <w:sz w:val="20"/>
                <w:szCs w:val="20"/>
                <w:lang w:val="en-US"/>
              </w:rPr>
              <w:t>transfer  of</w:t>
            </w:r>
            <w:proofErr w:type="gramEnd"/>
            <w:r w:rsidRPr="001A04C0">
              <w:rPr>
                <w:rFonts w:ascii="Arial" w:eastAsia="Arial" w:hAnsi="Arial" w:cs="Arial"/>
                <w:color w:val="000000"/>
                <w:sz w:val="20"/>
                <w:szCs w:val="20"/>
                <w:lang w:val="en-US"/>
              </w:rPr>
              <w:t xml:space="preserve"> proprietary copyrights, the Contractor transfers to the Client ownership rights to all the copies of Works, the media used to store the Works, as well as all elements expressing Works, </w:t>
            </w:r>
            <w:proofErr w:type="gramStart"/>
            <w:r w:rsidRPr="001A04C0">
              <w:rPr>
                <w:rFonts w:ascii="Arial" w:eastAsia="Arial" w:hAnsi="Arial" w:cs="Arial"/>
                <w:color w:val="000000"/>
                <w:sz w:val="20"/>
                <w:szCs w:val="20"/>
                <w:lang w:val="en-US"/>
              </w:rPr>
              <w:t>in particular if</w:t>
            </w:r>
            <w:proofErr w:type="gramEnd"/>
            <w:r w:rsidRPr="001A04C0">
              <w:rPr>
                <w:rFonts w:ascii="Arial" w:eastAsia="Arial" w:hAnsi="Arial" w:cs="Arial"/>
                <w:color w:val="000000"/>
                <w:sz w:val="20"/>
                <w:szCs w:val="20"/>
                <w:lang w:val="en-US"/>
              </w:rPr>
              <w:t xml:space="preserve"> applicable - source codes or technical documentation regarding the Work.</w:t>
            </w:r>
          </w:p>
        </w:tc>
      </w:tr>
      <w:tr w:rsidR="001A507E" w:rsidRPr="00B55694" w14:paraId="07B3E097" w14:textId="77777777" w:rsidTr="00905FC6">
        <w:tc>
          <w:tcPr>
            <w:tcW w:w="9072" w:type="dxa"/>
          </w:tcPr>
          <w:p w14:paraId="47E718EC"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Transfer of proprietary copyrights in accordance with sec. 3 covers all fields of use known at the time of transfer of Works to the Client, in particular: recording the Work in any number, form and in any way; reproduction (also on the Internet) in any number, form and in any manner, including on any medium; placing the Work on the market (also on the Internet) in any number, form and in any way; multiple distribution of the Work (in whole and in part) in any form and in any way, including through its broadcasting in domestic and foreign television and satellite channels; public dissemination of the Work in any number, form and in any way (also on the Internet); public performance, exhibition, projection, reproduction, broadcasting and re-broadcasting the Work, as well as making the Work available to the public in any number, form and in any way, in particular in such manner that everybody could have access to it at a time and place chosen by themselves; translations, adaptations, layout changes or any other changes or modifications to the Work; broadcasting the Work using wire and wireless vision by land stations and satellite; introducing the Work to the computer memory or other devices, including mobile devices; sale, rental, lease, lending; using the source code of the Work; attaching and using the Work as an integral part of other projects, works, programs; the exercise of derivative copyrights.</w:t>
            </w:r>
          </w:p>
        </w:tc>
      </w:tr>
      <w:tr w:rsidR="001A507E" w:rsidRPr="00B55694" w14:paraId="566618EB" w14:textId="77777777" w:rsidTr="00905FC6">
        <w:tc>
          <w:tcPr>
            <w:tcW w:w="9072" w:type="dxa"/>
          </w:tcPr>
          <w:p w14:paraId="30A57429"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With the </w:t>
            </w:r>
            <w:proofErr w:type="gramStart"/>
            <w:r w:rsidRPr="001A04C0">
              <w:rPr>
                <w:rFonts w:ascii="Arial" w:eastAsia="Arial" w:hAnsi="Arial" w:cs="Arial"/>
                <w:color w:val="000000"/>
                <w:sz w:val="20"/>
                <w:szCs w:val="20"/>
                <w:lang w:val="en-US"/>
              </w:rPr>
              <w:t>transfer  of</w:t>
            </w:r>
            <w:proofErr w:type="gramEnd"/>
            <w:r w:rsidRPr="001A04C0">
              <w:rPr>
                <w:rFonts w:ascii="Arial" w:eastAsia="Arial" w:hAnsi="Arial" w:cs="Arial"/>
                <w:color w:val="000000"/>
                <w:sz w:val="20"/>
                <w:szCs w:val="20"/>
                <w:lang w:val="en-US"/>
              </w:rPr>
              <w:t xml:space="preserve"> proprietary copyrights to the Work, the Contractor also transfers to the Client:</w:t>
            </w:r>
          </w:p>
        </w:tc>
      </w:tr>
      <w:tr w:rsidR="001A507E" w:rsidRPr="00B55694" w14:paraId="1235BEB6" w14:textId="77777777" w:rsidTr="00905FC6">
        <w:tc>
          <w:tcPr>
            <w:tcW w:w="9072" w:type="dxa"/>
          </w:tcPr>
          <w:p w14:paraId="3BE66ECF" w14:textId="77777777" w:rsidR="001A507E" w:rsidRPr="001A04C0" w:rsidRDefault="001A507E">
            <w:pPr>
              <w:numPr>
                <w:ilvl w:val="0"/>
                <w:numId w:val="18"/>
              </w:numPr>
              <w:pBdr>
                <w:top w:val="nil"/>
                <w:left w:val="nil"/>
                <w:bottom w:val="nil"/>
                <w:right w:val="nil"/>
                <w:between w:val="nil"/>
              </w:pBdr>
              <w:spacing w:before="120" w:after="120" w:line="288" w:lineRule="auto"/>
              <w:ind w:left="885" w:hanging="426"/>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proprietary copyrights in the fields of use indicated in paragraph 5, to all elements expressing the Work, </w:t>
            </w:r>
            <w:proofErr w:type="gramStart"/>
            <w:r w:rsidRPr="001A04C0">
              <w:rPr>
                <w:rFonts w:ascii="Arial" w:eastAsia="Arial" w:hAnsi="Arial" w:cs="Arial"/>
                <w:color w:val="000000"/>
                <w:sz w:val="20"/>
                <w:szCs w:val="20"/>
                <w:lang w:val="en-US"/>
              </w:rPr>
              <w:t>in particular to</w:t>
            </w:r>
            <w:proofErr w:type="gramEnd"/>
            <w:r w:rsidRPr="001A04C0">
              <w:rPr>
                <w:rFonts w:ascii="Arial" w:eastAsia="Arial" w:hAnsi="Arial" w:cs="Arial"/>
                <w:color w:val="000000"/>
                <w:sz w:val="20"/>
                <w:szCs w:val="20"/>
                <w:lang w:val="en-US"/>
              </w:rPr>
              <w:t xml:space="preserve"> documentation and source codes,</w:t>
            </w:r>
          </w:p>
        </w:tc>
      </w:tr>
      <w:tr w:rsidR="001A507E" w:rsidRPr="00B55694" w14:paraId="7812D85E" w14:textId="77777777" w:rsidTr="00905FC6">
        <w:tc>
          <w:tcPr>
            <w:tcW w:w="9072" w:type="dxa"/>
          </w:tcPr>
          <w:p w14:paraId="26DFF04F" w14:textId="77777777" w:rsidR="001A507E" w:rsidRPr="001A04C0" w:rsidRDefault="001A507E">
            <w:pPr>
              <w:numPr>
                <w:ilvl w:val="0"/>
                <w:numId w:val="18"/>
              </w:numPr>
              <w:pBdr>
                <w:top w:val="nil"/>
                <w:left w:val="nil"/>
                <w:bottom w:val="nil"/>
                <w:right w:val="nil"/>
                <w:between w:val="nil"/>
              </w:pBdr>
              <w:spacing w:before="120" w:after="120" w:line="288" w:lineRule="auto"/>
              <w:ind w:left="885" w:hanging="426"/>
              <w:jc w:val="both"/>
              <w:rPr>
                <w:rFonts w:ascii="Arial" w:eastAsia="Arial" w:hAnsi="Arial" w:cs="Arial"/>
                <w:color w:val="000000"/>
                <w:sz w:val="20"/>
                <w:szCs w:val="20"/>
                <w:lang w:val="en-US"/>
              </w:rPr>
            </w:pPr>
            <w:proofErr w:type="spellStart"/>
            <w:r w:rsidRPr="001A04C0">
              <w:rPr>
                <w:rFonts w:ascii="Arial" w:eastAsia="Arial" w:hAnsi="Arial" w:cs="Arial"/>
                <w:color w:val="000000"/>
                <w:sz w:val="20"/>
                <w:szCs w:val="20"/>
                <w:lang w:val="en-US"/>
              </w:rPr>
              <w:t>authorisation</w:t>
            </w:r>
            <w:proofErr w:type="spellEnd"/>
            <w:r w:rsidRPr="001A04C0">
              <w:rPr>
                <w:rFonts w:ascii="Arial" w:eastAsia="Arial" w:hAnsi="Arial" w:cs="Arial"/>
                <w:color w:val="000000"/>
                <w:sz w:val="20"/>
                <w:szCs w:val="20"/>
                <w:lang w:val="en-US"/>
              </w:rPr>
              <w:t xml:space="preserve"> right to exercise derivative copyrights to the Work and its derivatives and elements expressing the Work, referred to in point a), or their derivatives.</w:t>
            </w:r>
          </w:p>
        </w:tc>
      </w:tr>
      <w:tr w:rsidR="001A507E" w:rsidRPr="00B55694" w14:paraId="103A2811" w14:textId="77777777" w:rsidTr="00905FC6">
        <w:tc>
          <w:tcPr>
            <w:tcW w:w="9072" w:type="dxa"/>
          </w:tcPr>
          <w:p w14:paraId="5167A538" w14:textId="77777777" w:rsidR="001A507E" w:rsidRPr="001A04C0" w:rsidRDefault="001A507E">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rights or authorizations specified in this paragraph, including the obtained proprietary copyrights to the Works or authorizations to exercise derivative rights to the Works, may be transferred by the Client to other </w:t>
            </w:r>
            <w:proofErr w:type="gramStart"/>
            <w:r w:rsidRPr="001A04C0">
              <w:rPr>
                <w:rFonts w:ascii="Arial" w:eastAsia="Arial" w:hAnsi="Arial" w:cs="Arial"/>
                <w:color w:val="000000"/>
                <w:sz w:val="20"/>
                <w:szCs w:val="20"/>
                <w:lang w:val="en-US"/>
              </w:rPr>
              <w:t>persons</w:t>
            </w:r>
            <w:proofErr w:type="gramEnd"/>
            <w:r w:rsidRPr="001A04C0">
              <w:rPr>
                <w:rFonts w:ascii="Arial" w:eastAsia="Arial" w:hAnsi="Arial" w:cs="Arial"/>
                <w:color w:val="000000"/>
                <w:sz w:val="20"/>
                <w:szCs w:val="20"/>
                <w:lang w:val="en-US"/>
              </w:rPr>
              <w:t xml:space="preserve"> or may be granted an unlimited license to use the Works without the consent of the Contractor.</w:t>
            </w:r>
          </w:p>
        </w:tc>
      </w:tr>
      <w:tr w:rsidR="001A507E" w:rsidRPr="001A04C0" w14:paraId="7A981C41" w14:textId="77777777" w:rsidTr="00905FC6">
        <w:tc>
          <w:tcPr>
            <w:tcW w:w="9072" w:type="dxa"/>
          </w:tcPr>
          <w:p w14:paraId="3B49002A" w14:textId="77777777"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w:t>
            </w:r>
            <w:proofErr w:type="gramStart"/>
            <w:r w:rsidRPr="001A04C0">
              <w:rPr>
                <w:rFonts w:ascii="Arial" w:eastAsia="Arial" w:hAnsi="Arial" w:cs="Arial"/>
                <w:color w:val="000000"/>
                <w:sz w:val="20"/>
                <w:szCs w:val="20"/>
                <w:lang w:val="en-US"/>
              </w:rPr>
              <w:t>undertakes</w:t>
            </w:r>
            <w:proofErr w:type="gramEnd"/>
            <w:r w:rsidRPr="001A04C0">
              <w:rPr>
                <w:rFonts w:ascii="Arial" w:eastAsia="Arial" w:hAnsi="Arial" w:cs="Arial"/>
                <w:color w:val="000000"/>
                <w:sz w:val="20"/>
                <w:szCs w:val="20"/>
                <w:lang w:val="en-US"/>
              </w:rPr>
              <w:t xml:space="preserve"> that:</w:t>
            </w:r>
          </w:p>
        </w:tc>
      </w:tr>
      <w:tr w:rsidR="001A507E" w:rsidRPr="00B55694" w14:paraId="528F8529" w14:textId="77777777" w:rsidTr="00905FC6">
        <w:tc>
          <w:tcPr>
            <w:tcW w:w="9072" w:type="dxa"/>
          </w:tcPr>
          <w:p w14:paraId="40DF5368" w14:textId="77777777" w:rsidR="001A507E" w:rsidRPr="001A04C0" w:rsidRDefault="001A507E">
            <w:pPr>
              <w:numPr>
                <w:ilvl w:val="0"/>
                <w:numId w:val="19"/>
              </w:numPr>
              <w:pBdr>
                <w:top w:val="nil"/>
                <w:left w:val="nil"/>
                <w:bottom w:val="nil"/>
                <w:right w:val="nil"/>
                <w:between w:val="nil"/>
              </w:pBdr>
              <w:spacing w:before="120" w:after="120" w:line="288" w:lineRule="auto"/>
              <w:ind w:left="885" w:hanging="426"/>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 xml:space="preserve">he shall not present or make available the Works or their images in any way and shall not reveal his authorship of the Works, </w:t>
            </w:r>
            <w:proofErr w:type="gramStart"/>
            <w:r w:rsidRPr="001A04C0">
              <w:rPr>
                <w:rFonts w:ascii="Arial" w:eastAsia="Arial" w:hAnsi="Arial" w:cs="Arial"/>
                <w:color w:val="000000"/>
                <w:sz w:val="20"/>
                <w:szCs w:val="20"/>
                <w:lang w:val="en-US"/>
              </w:rPr>
              <w:t>in particular in</w:t>
            </w:r>
            <w:proofErr w:type="gramEnd"/>
            <w:r w:rsidRPr="001A04C0">
              <w:rPr>
                <w:rFonts w:ascii="Arial" w:eastAsia="Arial" w:hAnsi="Arial" w:cs="Arial"/>
                <w:color w:val="000000"/>
                <w:sz w:val="20"/>
                <w:szCs w:val="20"/>
                <w:lang w:val="en-US"/>
              </w:rPr>
              <w:t xml:space="preserve"> the form of his own portfolio presented to third parties;</w:t>
            </w:r>
          </w:p>
        </w:tc>
      </w:tr>
      <w:tr w:rsidR="001A507E" w:rsidRPr="00B55694" w14:paraId="393F6576" w14:textId="77777777" w:rsidTr="00905FC6">
        <w:tc>
          <w:tcPr>
            <w:tcW w:w="9072" w:type="dxa"/>
          </w:tcPr>
          <w:p w14:paraId="484FD230" w14:textId="03F1480C" w:rsidR="001A507E" w:rsidRPr="001A04C0" w:rsidRDefault="001A507E">
            <w:pPr>
              <w:numPr>
                <w:ilvl w:val="0"/>
                <w:numId w:val="19"/>
              </w:numPr>
              <w:pBdr>
                <w:top w:val="nil"/>
                <w:left w:val="nil"/>
                <w:bottom w:val="nil"/>
                <w:right w:val="nil"/>
                <w:between w:val="nil"/>
              </w:pBdr>
              <w:spacing w:before="120" w:after="120" w:line="288" w:lineRule="auto"/>
              <w:ind w:left="885" w:hanging="426"/>
              <w:jc w:val="both"/>
              <w:rPr>
                <w:rFonts w:ascii="Arial" w:eastAsia="Arial" w:hAnsi="Arial" w:cs="Arial"/>
                <w:color w:val="000000"/>
                <w:sz w:val="20"/>
                <w:szCs w:val="20"/>
                <w:lang w:val="en-US"/>
              </w:rPr>
            </w:pPr>
            <w:proofErr w:type="gramStart"/>
            <w:r w:rsidRPr="001A04C0">
              <w:rPr>
                <w:rFonts w:ascii="Arial" w:eastAsia="Arial" w:hAnsi="Arial" w:cs="Arial"/>
                <w:color w:val="000000"/>
                <w:sz w:val="20"/>
                <w:szCs w:val="20"/>
                <w:lang w:val="en-US"/>
              </w:rPr>
              <w:t>with regard to</w:t>
            </w:r>
            <w:proofErr w:type="gramEnd"/>
            <w:r w:rsidRPr="001A04C0">
              <w:rPr>
                <w:rFonts w:ascii="Arial" w:eastAsia="Arial" w:hAnsi="Arial" w:cs="Arial"/>
                <w:color w:val="000000"/>
                <w:sz w:val="20"/>
                <w:szCs w:val="20"/>
                <w:lang w:val="en-US"/>
              </w:rPr>
              <w:t xml:space="preserve"> the Works, for an indefinite </w:t>
            </w:r>
            <w:proofErr w:type="gramStart"/>
            <w:r w:rsidRPr="001A04C0">
              <w:rPr>
                <w:rFonts w:ascii="Arial" w:eastAsia="Arial" w:hAnsi="Arial" w:cs="Arial"/>
                <w:color w:val="000000"/>
                <w:sz w:val="20"/>
                <w:szCs w:val="20"/>
                <w:lang w:val="en-US"/>
              </w:rPr>
              <w:t>period of time</w:t>
            </w:r>
            <w:proofErr w:type="gramEnd"/>
            <w:r w:rsidRPr="001A04C0">
              <w:rPr>
                <w:rFonts w:ascii="Arial" w:eastAsia="Arial" w:hAnsi="Arial" w:cs="Arial"/>
                <w:color w:val="000000"/>
                <w:sz w:val="20"/>
                <w:szCs w:val="20"/>
                <w:lang w:val="en-US"/>
              </w:rPr>
              <w:t xml:space="preserve">, he shall not </w:t>
            </w:r>
            <w:r w:rsidR="008121EE" w:rsidRPr="001A04C0">
              <w:rPr>
                <w:rFonts w:ascii="Arial" w:eastAsia="Arial" w:hAnsi="Arial" w:cs="Arial"/>
                <w:color w:val="000000"/>
                <w:sz w:val="20"/>
                <w:szCs w:val="20"/>
                <w:lang w:val="en-US"/>
              </w:rPr>
              <w:t xml:space="preserve">exercise his moral </w:t>
            </w:r>
            <w:r w:rsidRPr="001A04C0">
              <w:rPr>
                <w:rFonts w:ascii="Arial" w:eastAsia="Arial" w:hAnsi="Arial" w:cs="Arial"/>
                <w:color w:val="000000"/>
                <w:sz w:val="20"/>
                <w:szCs w:val="20"/>
                <w:lang w:val="en-US"/>
              </w:rPr>
              <w:t>rights</w:t>
            </w:r>
            <w:r w:rsidR="008121EE" w:rsidRPr="001A04C0">
              <w:rPr>
                <w:rFonts w:ascii="Arial" w:eastAsia="Arial" w:hAnsi="Arial" w:cs="Arial"/>
                <w:color w:val="000000"/>
                <w:sz w:val="20"/>
                <w:szCs w:val="20"/>
                <w:lang w:val="en-US"/>
              </w:rPr>
              <w:t xml:space="preserve"> to the Works</w:t>
            </w:r>
            <w:r w:rsidRPr="001A04C0">
              <w:rPr>
                <w:rFonts w:ascii="Arial" w:eastAsia="Arial" w:hAnsi="Arial" w:cs="Arial"/>
                <w:color w:val="000000"/>
                <w:sz w:val="20"/>
                <w:szCs w:val="20"/>
                <w:lang w:val="en-US"/>
              </w:rPr>
              <w:t>;</w:t>
            </w:r>
          </w:p>
        </w:tc>
      </w:tr>
      <w:tr w:rsidR="001A507E" w:rsidRPr="00B55694" w14:paraId="54F209C9" w14:textId="77777777" w:rsidTr="00905FC6">
        <w:tc>
          <w:tcPr>
            <w:tcW w:w="9072" w:type="dxa"/>
          </w:tcPr>
          <w:p w14:paraId="18E64502" w14:textId="5BEA09BD" w:rsidR="001A507E" w:rsidRPr="001A04C0" w:rsidRDefault="001A507E">
            <w:pPr>
              <w:numPr>
                <w:ilvl w:val="0"/>
                <w:numId w:val="19"/>
              </w:numPr>
              <w:pBdr>
                <w:top w:val="nil"/>
                <w:left w:val="nil"/>
                <w:bottom w:val="nil"/>
                <w:right w:val="nil"/>
                <w:between w:val="nil"/>
              </w:pBdr>
              <w:spacing w:before="120" w:after="120" w:line="288" w:lineRule="auto"/>
              <w:ind w:left="885" w:hanging="426"/>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he shall oblige the Consultants or other Authors representing him to </w:t>
            </w:r>
            <w:r w:rsidR="005B4722" w:rsidRPr="001A04C0">
              <w:rPr>
                <w:rFonts w:ascii="Arial" w:eastAsia="Arial" w:hAnsi="Arial" w:cs="Arial"/>
                <w:color w:val="000000"/>
                <w:sz w:val="20"/>
                <w:szCs w:val="20"/>
                <w:lang w:val="en-US"/>
              </w:rPr>
              <w:t>fulfil</w:t>
            </w:r>
            <w:r w:rsidRPr="001A04C0">
              <w:rPr>
                <w:rFonts w:ascii="Arial" w:eastAsia="Arial" w:hAnsi="Arial" w:cs="Arial"/>
                <w:color w:val="000000"/>
                <w:sz w:val="20"/>
                <w:szCs w:val="20"/>
                <w:lang w:val="en-US"/>
              </w:rPr>
              <w:t xml:space="preserve"> the obligations specified in point a) and b).</w:t>
            </w:r>
          </w:p>
        </w:tc>
      </w:tr>
      <w:tr w:rsidR="001A507E" w:rsidRPr="00B55694" w14:paraId="73B12D8A" w14:textId="77777777" w:rsidTr="00905FC6">
        <w:tc>
          <w:tcPr>
            <w:tcW w:w="9072" w:type="dxa"/>
          </w:tcPr>
          <w:p w14:paraId="73287F86" w14:textId="72E22015" w:rsidR="001A507E" w:rsidRPr="001A04C0" w:rsidRDefault="001A507E">
            <w:pPr>
              <w:numPr>
                <w:ilvl w:val="0"/>
                <w:numId w:val="1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remuneration for the transfer of rights and the granting of authorizations specified in this paragraph in relation to Works performed as part of the provision of Services is included in the </w:t>
            </w:r>
            <w:r w:rsidR="00086A7C" w:rsidRPr="001A04C0">
              <w:rPr>
                <w:rFonts w:ascii="Arial" w:eastAsia="Arial" w:hAnsi="Arial" w:cs="Arial"/>
                <w:color w:val="000000"/>
                <w:sz w:val="20"/>
                <w:szCs w:val="20"/>
                <w:lang w:val="en-US"/>
              </w:rPr>
              <w:t xml:space="preserve">Order </w:t>
            </w:r>
            <w:r w:rsidRPr="001A04C0">
              <w:rPr>
                <w:rFonts w:ascii="Arial" w:eastAsia="Arial" w:hAnsi="Arial" w:cs="Arial"/>
                <w:color w:val="000000"/>
                <w:sz w:val="20"/>
                <w:szCs w:val="20"/>
                <w:lang w:val="en-US"/>
              </w:rPr>
              <w:t>Costs due to the Contractor for the performance of the services under which the Work will be created, payable in accordance with the conditions set out in § 7.</w:t>
            </w:r>
          </w:p>
        </w:tc>
      </w:tr>
      <w:tr w:rsidR="001A507E" w:rsidRPr="001A04C0" w14:paraId="6C26299A" w14:textId="77777777" w:rsidTr="00905FC6">
        <w:trPr>
          <w:trHeight w:val="80"/>
        </w:trPr>
        <w:tc>
          <w:tcPr>
            <w:tcW w:w="9072" w:type="dxa"/>
          </w:tcPr>
          <w:p w14:paraId="5AB7F0DE"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10</w:t>
            </w:r>
          </w:p>
          <w:p w14:paraId="5DA05D3F"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PERSONAL DATA PROTECTION</w:t>
            </w:r>
          </w:p>
        </w:tc>
      </w:tr>
      <w:tr w:rsidR="001A507E" w:rsidRPr="00B55694" w14:paraId="6FB4292E" w14:textId="77777777" w:rsidTr="00905FC6">
        <w:tc>
          <w:tcPr>
            <w:tcW w:w="9072" w:type="dxa"/>
          </w:tcPr>
          <w:p w14:paraId="7E612422" w14:textId="51628511" w:rsidR="001A507E" w:rsidRPr="001A04C0" w:rsidRDefault="001A507E">
            <w:pPr>
              <w:numPr>
                <w:ilvl w:val="0"/>
                <w:numId w:val="2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For the purposes related to the performance of the Agreement Client shall receive Consultants' personal data from Contractor - acting as data controller. Where personal data have been received or made available by the Client he becomes an independent </w:t>
            </w:r>
            <w:r w:rsidR="00086A7C" w:rsidRPr="001A04C0">
              <w:rPr>
                <w:rFonts w:ascii="Arial" w:eastAsia="Arial" w:hAnsi="Arial" w:cs="Arial"/>
                <w:color w:val="000000"/>
                <w:sz w:val="20"/>
                <w:szCs w:val="20"/>
                <w:lang w:val="en-US"/>
              </w:rPr>
              <w:t xml:space="preserve">controller </w:t>
            </w:r>
            <w:r w:rsidRPr="001A04C0">
              <w:rPr>
                <w:rFonts w:ascii="Arial" w:eastAsia="Arial" w:hAnsi="Arial" w:cs="Arial"/>
                <w:color w:val="000000"/>
                <w:sz w:val="20"/>
                <w:szCs w:val="20"/>
                <w:lang w:val="en-US"/>
              </w:rPr>
              <w:t>of personal data.</w:t>
            </w:r>
          </w:p>
        </w:tc>
      </w:tr>
      <w:tr w:rsidR="001A507E" w:rsidRPr="00B55694" w14:paraId="70B0A4F9" w14:textId="77777777" w:rsidTr="00905FC6">
        <w:tc>
          <w:tcPr>
            <w:tcW w:w="9072" w:type="dxa"/>
          </w:tcPr>
          <w:p w14:paraId="30C7811B" w14:textId="0D58570E" w:rsidR="001A507E" w:rsidRPr="001A04C0" w:rsidRDefault="001A507E">
            <w:pPr>
              <w:numPr>
                <w:ilvl w:val="0"/>
                <w:numId w:val="2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Parties acknowledge that they are familiar with the legal regulations relating to processing of personal data</w:t>
            </w:r>
            <w:r w:rsidR="00086A7C" w:rsidRPr="001A04C0">
              <w:rPr>
                <w:rFonts w:ascii="Arial" w:eastAsia="Arial" w:hAnsi="Arial" w:cs="Arial"/>
                <w:color w:val="000000"/>
                <w:sz w:val="20"/>
                <w:szCs w:val="20"/>
                <w:lang w:val="en-US"/>
              </w:rPr>
              <w:t xml:space="preserve"> applicable to them</w:t>
            </w:r>
            <w:r w:rsidRPr="001A04C0">
              <w:rPr>
                <w:rFonts w:ascii="Arial" w:eastAsia="Arial" w:hAnsi="Arial" w:cs="Arial"/>
                <w:color w:val="000000"/>
                <w:sz w:val="20"/>
                <w:szCs w:val="20"/>
                <w:lang w:val="en-US"/>
              </w:rPr>
              <w:t>.</w:t>
            </w:r>
          </w:p>
        </w:tc>
      </w:tr>
      <w:tr w:rsidR="001A507E" w:rsidRPr="00B55694" w14:paraId="18045BF9" w14:textId="77777777" w:rsidTr="00905FC6">
        <w:tc>
          <w:tcPr>
            <w:tcW w:w="9072" w:type="dxa"/>
          </w:tcPr>
          <w:p w14:paraId="01C90653" w14:textId="6DD076CC" w:rsidR="005C2254" w:rsidRPr="001A04C0" w:rsidRDefault="001A507E" w:rsidP="00086A7C">
            <w:pPr>
              <w:numPr>
                <w:ilvl w:val="0"/>
                <w:numId w:val="24"/>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type of personal data of </w:t>
            </w:r>
            <w:proofErr w:type="gramStart"/>
            <w:r w:rsidRPr="001A04C0">
              <w:rPr>
                <w:rFonts w:ascii="Arial" w:eastAsia="Arial" w:hAnsi="Arial" w:cs="Arial"/>
                <w:color w:val="000000"/>
                <w:sz w:val="20"/>
                <w:szCs w:val="20"/>
                <w:lang w:val="en-US"/>
              </w:rPr>
              <w:t>Consultants</w:t>
            </w:r>
            <w:proofErr w:type="gramEnd"/>
            <w:r w:rsidRPr="001A04C0">
              <w:rPr>
                <w:rFonts w:ascii="Arial" w:eastAsia="Arial" w:hAnsi="Arial" w:cs="Arial"/>
                <w:color w:val="000000"/>
                <w:sz w:val="20"/>
                <w:szCs w:val="20"/>
                <w:lang w:val="en-US"/>
              </w:rPr>
              <w:t xml:space="preserve"> that the Contractor will make available to the Client may </w:t>
            </w:r>
            <w:proofErr w:type="gramStart"/>
            <w:r w:rsidRPr="001A04C0">
              <w:rPr>
                <w:rFonts w:ascii="Arial" w:eastAsia="Arial" w:hAnsi="Arial" w:cs="Arial"/>
                <w:color w:val="000000"/>
                <w:sz w:val="20"/>
                <w:szCs w:val="20"/>
                <w:lang w:val="en-US"/>
              </w:rPr>
              <w:t>in particular include</w:t>
            </w:r>
            <w:proofErr w:type="gramEnd"/>
            <w:r w:rsidRPr="001A04C0">
              <w:rPr>
                <w:rFonts w:ascii="Arial" w:eastAsia="Arial" w:hAnsi="Arial" w:cs="Arial"/>
                <w:color w:val="000000"/>
                <w:sz w:val="20"/>
                <w:szCs w:val="20"/>
                <w:lang w:val="en-US"/>
              </w:rPr>
              <w:t xml:space="preserve"> the following data: name and surname, date of birth, parents' names, address of residence, correspondence address, e-mail address, contact telephone number, information about education, competences and professional experience.</w:t>
            </w:r>
          </w:p>
        </w:tc>
      </w:tr>
      <w:tr w:rsidR="001A507E" w:rsidRPr="001A04C0" w14:paraId="79ECD62C" w14:textId="77777777" w:rsidTr="00905FC6">
        <w:tc>
          <w:tcPr>
            <w:tcW w:w="9072" w:type="dxa"/>
          </w:tcPr>
          <w:p w14:paraId="4C51502C"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 11</w:t>
            </w:r>
          </w:p>
          <w:p w14:paraId="667D8F3C"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LIABILITY</w:t>
            </w:r>
          </w:p>
        </w:tc>
      </w:tr>
      <w:tr w:rsidR="001A507E" w:rsidRPr="00B55694" w14:paraId="5A5DC802" w14:textId="77777777" w:rsidTr="00905FC6">
        <w:tc>
          <w:tcPr>
            <w:tcW w:w="9072" w:type="dxa"/>
          </w:tcPr>
          <w:p w14:paraId="1752B105" w14:textId="1C15B6CB" w:rsidR="001A507E" w:rsidRPr="001A04C0" w:rsidRDefault="001A507E">
            <w:pPr>
              <w:numPr>
                <w:ilvl w:val="0"/>
                <w:numId w:val="21"/>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Without prejudice to the provisions of the following paragraphs of this section, the Parties shall be liable to each other for non-performance or improper performance of obligations under the Agreement on general terms.</w:t>
            </w:r>
          </w:p>
        </w:tc>
      </w:tr>
      <w:tr w:rsidR="001A507E" w:rsidRPr="00B55694" w14:paraId="2DC1D9F4" w14:textId="77777777" w:rsidTr="00905FC6">
        <w:tc>
          <w:tcPr>
            <w:tcW w:w="9072" w:type="dxa"/>
          </w:tcPr>
          <w:p w14:paraId="4DB18180" w14:textId="0CFB9936" w:rsidR="001A507E" w:rsidRPr="001A04C0" w:rsidRDefault="001A507E">
            <w:pPr>
              <w:numPr>
                <w:ilvl w:val="0"/>
                <w:numId w:val="21"/>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Under this Agreement, neither Party shall in any case be liable to the other Party for lost profits or other indirect damages beyond an adequate causal relationship with the event causing the damage</w:t>
            </w:r>
            <w:r w:rsidR="00366FFC" w:rsidRPr="001A04C0">
              <w:rPr>
                <w:rFonts w:ascii="Arial" w:eastAsia="Arial" w:hAnsi="Arial" w:cs="Arial"/>
                <w:color w:val="000000"/>
                <w:sz w:val="20"/>
                <w:szCs w:val="20"/>
                <w:lang w:val="en-US"/>
              </w:rPr>
              <w:t>, however, that this shall not apply where such act or omission is attributable to willful misconduct</w:t>
            </w:r>
            <w:r w:rsidRPr="001A04C0">
              <w:rPr>
                <w:rFonts w:ascii="Arial" w:eastAsia="Arial" w:hAnsi="Arial" w:cs="Arial"/>
                <w:color w:val="000000"/>
                <w:sz w:val="20"/>
                <w:szCs w:val="20"/>
                <w:lang w:val="en-US"/>
              </w:rPr>
              <w:t>.</w:t>
            </w:r>
          </w:p>
        </w:tc>
      </w:tr>
      <w:tr w:rsidR="001A507E" w:rsidRPr="00B55694" w14:paraId="5B880F7B" w14:textId="77777777" w:rsidTr="00905FC6">
        <w:tc>
          <w:tcPr>
            <w:tcW w:w="9072" w:type="dxa"/>
          </w:tcPr>
          <w:p w14:paraId="3E7CF9CD" w14:textId="2285094C" w:rsidR="001A507E" w:rsidRPr="001A04C0" w:rsidRDefault="001A507E" w:rsidP="00D80C92">
            <w:pPr>
              <w:numPr>
                <w:ilvl w:val="0"/>
                <w:numId w:val="21"/>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Contractor's liability for non-performance or improper performance of the Agreement is limited in amount, to the extent permitted under the mandatory provisions of law, </w:t>
            </w:r>
            <w:r w:rsidR="00F57EF5" w:rsidRPr="001A04C0">
              <w:rPr>
                <w:rFonts w:ascii="Arial" w:eastAsia="Arial" w:hAnsi="Arial" w:cs="Arial"/>
                <w:color w:val="000000"/>
                <w:sz w:val="20"/>
                <w:szCs w:val="20"/>
                <w:lang w:val="en-US"/>
              </w:rPr>
              <w:t xml:space="preserve">with respect to each individual event giving rise to liability, to an amount not exceeding the total remuneration actually received by the Contractor from the Client under this Agreement during the </w:t>
            </w:r>
            <w:r w:rsidR="001D5FA3" w:rsidRPr="001A04C0">
              <w:rPr>
                <w:rFonts w:ascii="Arial" w:eastAsia="Arial" w:hAnsi="Arial" w:cs="Arial"/>
                <w:color w:val="000000"/>
                <w:sz w:val="20"/>
                <w:szCs w:val="20"/>
                <w:lang w:val="en-US"/>
              </w:rPr>
              <w:t>nine</w:t>
            </w:r>
            <w:r w:rsidR="00F57EF5" w:rsidRPr="001A04C0">
              <w:rPr>
                <w:rFonts w:ascii="Arial" w:eastAsia="Arial" w:hAnsi="Arial" w:cs="Arial"/>
                <w:color w:val="000000"/>
                <w:sz w:val="20"/>
                <w:szCs w:val="20"/>
                <w:lang w:val="en-US"/>
              </w:rPr>
              <w:t xml:space="preserve"> (</w:t>
            </w:r>
            <w:r w:rsidR="001D5FA3" w:rsidRPr="001A04C0">
              <w:rPr>
                <w:rFonts w:ascii="Arial" w:eastAsia="Arial" w:hAnsi="Arial" w:cs="Arial"/>
                <w:color w:val="000000"/>
                <w:sz w:val="20"/>
                <w:szCs w:val="20"/>
                <w:lang w:val="en-US"/>
              </w:rPr>
              <w:t>9</w:t>
            </w:r>
            <w:r w:rsidR="00F57EF5" w:rsidRPr="001A04C0">
              <w:rPr>
                <w:rFonts w:ascii="Arial" w:eastAsia="Arial" w:hAnsi="Arial" w:cs="Arial"/>
                <w:color w:val="000000"/>
                <w:sz w:val="20"/>
                <w:szCs w:val="20"/>
                <w:lang w:val="en-US"/>
              </w:rPr>
              <w:t>) months preceding the occurrence of such event</w:t>
            </w:r>
            <w:r w:rsidR="00813A12" w:rsidRPr="001A04C0">
              <w:rPr>
                <w:rFonts w:ascii="Arial" w:eastAsia="Arial" w:hAnsi="Arial" w:cs="Arial"/>
                <w:color w:val="000000"/>
                <w:sz w:val="20"/>
                <w:szCs w:val="20"/>
                <w:lang w:val="en-US"/>
              </w:rPr>
              <w:t xml:space="preserve">; however, </w:t>
            </w:r>
            <w:ins w:id="12" w:author="HWPS" w:date="2026-03-06T10:27:00Z">
              <w:r w:rsidR="00B4059B" w:rsidRPr="001A04C0">
                <w:rPr>
                  <w:rFonts w:ascii="Arial" w:eastAsia="Arial" w:hAnsi="Arial" w:cs="Arial"/>
                  <w:color w:val="000000"/>
                  <w:sz w:val="20"/>
                  <w:szCs w:val="20"/>
                  <w:lang w:val="en-US"/>
                </w:rPr>
                <w:t>the foregoing limitation of liability shall not apply to the Contractor’s liability arising out of or in connection with: (</w:t>
              </w:r>
              <w:proofErr w:type="spellStart"/>
              <w:r w:rsidR="00B4059B" w:rsidRPr="001A04C0">
                <w:rPr>
                  <w:rFonts w:ascii="Arial" w:eastAsia="Arial" w:hAnsi="Arial" w:cs="Arial"/>
                  <w:color w:val="000000"/>
                  <w:sz w:val="20"/>
                  <w:szCs w:val="20"/>
                  <w:lang w:val="en-US"/>
                </w:rPr>
                <w:t>i</w:t>
              </w:r>
              <w:proofErr w:type="spellEnd"/>
              <w:r w:rsidR="00B4059B" w:rsidRPr="001A04C0">
                <w:rPr>
                  <w:rFonts w:ascii="Arial" w:eastAsia="Arial" w:hAnsi="Arial" w:cs="Arial"/>
                  <w:color w:val="000000"/>
                  <w:sz w:val="20"/>
                  <w:szCs w:val="20"/>
                  <w:lang w:val="en-US"/>
                </w:rPr>
                <w:t xml:space="preserve">) any actual infringement or misappropriation of intellectual property rights by the Work Product, Background Technology, or any Third-Party Materials/OSS used by Contractor; (ii) any breach of confidentiality, data protection, privacy, or security obligations, including any Security Incident attributable to </w:t>
              </w:r>
              <w:r w:rsidR="00B4059B" w:rsidRPr="001A04C0">
                <w:rPr>
                  <w:rFonts w:ascii="Arial" w:eastAsia="Arial" w:hAnsi="Arial" w:cs="Arial"/>
                  <w:color w:val="000000"/>
                  <w:sz w:val="20"/>
                  <w:szCs w:val="20"/>
                  <w:lang w:val="en-US"/>
                </w:rPr>
                <w:lastRenderedPageBreak/>
                <w:t>Contractor or Contractor Personnel; (iii) any violation of applicable laws or regulations by Contractor or Contractor Personnel, including AML/CFT, sanctions, anti-corruption, export control, or similar compliance obligations; (iv) any employment, labor, tax, social security, co-employment, misclassification, or labor leasing claim brought by or on behalf of Contractor Personnel; or (v) Contractor’s fraud, willful misconduct, or gross negligence.</w:t>
              </w:r>
            </w:ins>
            <w:del w:id="13" w:author="김지윤(KIM JI YOON)" w:date="2026-03-06T10:35:00Z">
              <w:r w:rsidR="00813A12" w:rsidRPr="001A04C0" w:rsidDel="00D80C92">
                <w:rPr>
                  <w:rFonts w:ascii="Arial" w:eastAsia="Arial" w:hAnsi="Arial" w:cs="Arial"/>
                  <w:color w:val="000000"/>
                  <w:sz w:val="20"/>
                  <w:szCs w:val="20"/>
                  <w:lang w:val="en-US"/>
                </w:rPr>
                <w:delText>that this shall not apply where such act or omission is attributable to willful misconduct</w:delText>
              </w:r>
              <w:r w:rsidRPr="001A04C0" w:rsidDel="00D80C92">
                <w:rPr>
                  <w:rFonts w:ascii="Arial" w:eastAsia="Arial" w:hAnsi="Arial" w:cs="Arial"/>
                  <w:color w:val="000000"/>
                  <w:sz w:val="20"/>
                  <w:szCs w:val="20"/>
                  <w:lang w:val="en-US"/>
                </w:rPr>
                <w:delText>.</w:delText>
              </w:r>
            </w:del>
          </w:p>
        </w:tc>
      </w:tr>
      <w:tr w:rsidR="001A507E" w:rsidRPr="00B55694" w14:paraId="7C0F4F88" w14:textId="77777777" w:rsidTr="00905FC6">
        <w:tc>
          <w:tcPr>
            <w:tcW w:w="9072" w:type="dxa"/>
          </w:tcPr>
          <w:p w14:paraId="1B6B3CFC" w14:textId="20CBF86B" w:rsidR="001A507E" w:rsidRPr="001A04C0" w:rsidRDefault="001A507E">
            <w:pPr>
              <w:numPr>
                <w:ilvl w:val="0"/>
                <w:numId w:val="21"/>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 xml:space="preserve">Neither Party shall be liable for non-performance or improper performance of its obligations under the Agreement, if this is the result of Force Majeure understood as an objective, external, unforeseeable and unexpected event, the effects of which cannot be predicted and cannot be prevented, which occurred despite exercising due diligence in order to </w:t>
            </w:r>
            <w:r w:rsidR="00366FFC" w:rsidRPr="001A04C0">
              <w:rPr>
                <w:rFonts w:ascii="Arial" w:eastAsia="Arial" w:hAnsi="Arial" w:cs="Arial"/>
                <w:color w:val="000000"/>
                <w:sz w:val="20"/>
                <w:szCs w:val="20"/>
                <w:lang w:val="en-US"/>
              </w:rPr>
              <w:t>fulfil</w:t>
            </w:r>
            <w:r w:rsidRPr="001A04C0">
              <w:rPr>
                <w:rFonts w:ascii="Arial" w:eastAsia="Arial" w:hAnsi="Arial" w:cs="Arial"/>
                <w:color w:val="000000"/>
                <w:sz w:val="20"/>
                <w:szCs w:val="20"/>
                <w:lang w:val="en-US"/>
              </w:rPr>
              <w:t xml:space="preserve"> the performance, in particular epidemics and pandemics, actions of natural forces, such as floods, hurricane, storm, earthquake, disturbances of collective life, such as war, domestic riots, strikes; actions by state authority, such as bans on conducting specific business activities, import or export bans, blockades of borders or ports, expropriation.</w:t>
            </w:r>
          </w:p>
        </w:tc>
      </w:tr>
      <w:tr w:rsidR="001A507E" w:rsidRPr="00B55694" w14:paraId="5B936C86" w14:textId="77777777" w:rsidTr="00905FC6">
        <w:tc>
          <w:tcPr>
            <w:tcW w:w="9072" w:type="dxa"/>
          </w:tcPr>
          <w:p w14:paraId="3CCC5D38" w14:textId="77777777" w:rsidR="009138D5" w:rsidRPr="001A04C0" w:rsidRDefault="008121EE" w:rsidP="008121EE">
            <w:pPr>
              <w:numPr>
                <w:ilvl w:val="0"/>
                <w:numId w:val="21"/>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shall verify and ensure the identity of any Consultant or any third party engaged by or under contractual relationship with the Contractor. The Contractor represents and warrants that, to the best of its knowledge and after conducting commercially reasonable due diligence, neither such Consultant nor such third party has been subject to any sanctions, penalties, or enforcement actions imposed by any regulatory authority in connection with anti-money laundering, counter-terrorism financing, or similar applicable laws and regulations. The Contractor shall be solely responsible for any failure to comply with the obligations set forth in this Clause and shall indemnify, defend, and hold harmless the Client from and against </w:t>
            </w:r>
            <w:proofErr w:type="gramStart"/>
            <w:r w:rsidRPr="001A04C0">
              <w:rPr>
                <w:rFonts w:ascii="Arial" w:eastAsia="Arial" w:hAnsi="Arial" w:cs="Arial"/>
                <w:color w:val="000000"/>
                <w:sz w:val="20"/>
                <w:szCs w:val="20"/>
                <w:lang w:val="en-US"/>
              </w:rPr>
              <w:t>any and all</w:t>
            </w:r>
            <w:proofErr w:type="gramEnd"/>
            <w:r w:rsidRPr="001A04C0">
              <w:rPr>
                <w:rFonts w:ascii="Arial" w:eastAsia="Arial" w:hAnsi="Arial" w:cs="Arial"/>
                <w:color w:val="000000"/>
                <w:sz w:val="20"/>
                <w:szCs w:val="20"/>
                <w:lang w:val="en-US"/>
              </w:rPr>
              <w:t xml:space="preserve"> claims, damages, losses, liabilities, costs, and expenses (including reasonable attorneys’ fees) arising out of or in connection with such failure.</w:t>
            </w:r>
          </w:p>
          <w:p w14:paraId="36C5AB82" w14:textId="22C9F1B0" w:rsidR="00B117FC" w:rsidRPr="001A04C0" w:rsidRDefault="00B117FC" w:rsidP="00B117FC">
            <w:pPr>
              <w:numPr>
                <w:ilvl w:val="0"/>
                <w:numId w:val="21"/>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Contractor shall be solely responsible for any relationship with the Consultants and shall </w:t>
            </w:r>
            <w:r w:rsidR="00151944" w:rsidRPr="001A04C0">
              <w:rPr>
                <w:rFonts w:ascii="Arial" w:eastAsia="Arial" w:hAnsi="Arial" w:cs="Arial"/>
                <w:color w:val="000000"/>
                <w:sz w:val="20"/>
                <w:szCs w:val="20"/>
                <w:lang w:val="en-US"/>
              </w:rPr>
              <w:t xml:space="preserve">defend, </w:t>
            </w:r>
            <w:r w:rsidRPr="001A04C0">
              <w:rPr>
                <w:rFonts w:ascii="Arial" w:eastAsia="Arial" w:hAnsi="Arial" w:cs="Arial"/>
                <w:color w:val="000000"/>
                <w:sz w:val="20"/>
                <w:szCs w:val="20"/>
                <w:lang w:val="en-US"/>
              </w:rPr>
              <w:t xml:space="preserve">indemnify and hold </w:t>
            </w:r>
            <w:r w:rsidR="00731456" w:rsidRPr="001A04C0">
              <w:rPr>
                <w:rFonts w:ascii="Arial" w:eastAsia="Arial" w:hAnsi="Arial" w:cs="Arial"/>
                <w:color w:val="000000"/>
                <w:sz w:val="20"/>
                <w:szCs w:val="20"/>
                <w:lang w:val="en-US"/>
              </w:rPr>
              <w:t xml:space="preserve">the Client </w:t>
            </w:r>
            <w:r w:rsidRPr="001A04C0">
              <w:rPr>
                <w:rFonts w:ascii="Arial" w:eastAsia="Arial" w:hAnsi="Arial" w:cs="Arial"/>
                <w:color w:val="000000"/>
                <w:sz w:val="20"/>
                <w:szCs w:val="20"/>
                <w:lang w:val="en-US"/>
              </w:rPr>
              <w:t xml:space="preserve">harmless from </w:t>
            </w:r>
            <w:r w:rsidR="00151944" w:rsidRPr="001A04C0">
              <w:rPr>
                <w:rFonts w:ascii="Arial" w:eastAsia="Arial" w:hAnsi="Arial" w:cs="Arial"/>
                <w:color w:val="000000"/>
                <w:sz w:val="20"/>
                <w:szCs w:val="20"/>
                <w:lang w:val="en-US"/>
              </w:rPr>
              <w:t xml:space="preserve">and against </w:t>
            </w:r>
            <w:proofErr w:type="gramStart"/>
            <w:r w:rsidRPr="001A04C0">
              <w:rPr>
                <w:rFonts w:ascii="Arial" w:eastAsia="Arial" w:hAnsi="Arial" w:cs="Arial"/>
                <w:color w:val="000000"/>
                <w:sz w:val="20"/>
                <w:szCs w:val="20"/>
                <w:lang w:val="en-US"/>
              </w:rPr>
              <w:t>any</w:t>
            </w:r>
            <w:r w:rsidR="00151944" w:rsidRPr="001A04C0">
              <w:rPr>
                <w:rFonts w:ascii="Arial" w:eastAsia="Arial" w:hAnsi="Arial" w:cs="Arial"/>
                <w:color w:val="000000"/>
                <w:sz w:val="20"/>
                <w:szCs w:val="20"/>
                <w:lang w:val="en-US"/>
              </w:rPr>
              <w:t xml:space="preserve"> and all</w:t>
            </w:r>
            <w:proofErr w:type="gramEnd"/>
            <w:r w:rsidRPr="001A04C0">
              <w:rPr>
                <w:rFonts w:ascii="Arial" w:eastAsia="Arial" w:hAnsi="Arial" w:cs="Arial"/>
                <w:color w:val="000000"/>
                <w:sz w:val="20"/>
                <w:szCs w:val="20"/>
                <w:lang w:val="en-US"/>
              </w:rPr>
              <w:t xml:space="preserve"> claims or liabilities arising from any</w:t>
            </w:r>
            <w:r w:rsidR="00044C63" w:rsidRPr="001A04C0">
              <w:rPr>
                <w:rFonts w:ascii="Arial" w:eastAsia="Arial" w:hAnsi="Arial" w:cs="Arial"/>
                <w:color w:val="000000"/>
                <w:sz w:val="20"/>
                <w:szCs w:val="20"/>
                <w:lang w:val="en-US"/>
              </w:rPr>
              <w:t xml:space="preserve"> claims brought by </w:t>
            </w:r>
            <w:proofErr w:type="gramStart"/>
            <w:r w:rsidRPr="001A04C0">
              <w:rPr>
                <w:rFonts w:ascii="Arial" w:eastAsia="Arial" w:hAnsi="Arial" w:cs="Arial"/>
                <w:color w:val="000000"/>
                <w:sz w:val="20"/>
                <w:szCs w:val="20"/>
                <w:lang w:val="en-US"/>
              </w:rPr>
              <w:t>Consultants</w:t>
            </w:r>
            <w:proofErr w:type="gramEnd"/>
            <w:r w:rsidRPr="001A04C0">
              <w:rPr>
                <w:rFonts w:ascii="Arial" w:eastAsia="Arial" w:hAnsi="Arial" w:cs="Arial"/>
                <w:color w:val="000000"/>
                <w:sz w:val="20"/>
                <w:szCs w:val="20"/>
                <w:lang w:val="en-US"/>
              </w:rPr>
              <w:t xml:space="preserve">, including any allegation of employment or co-employment. </w:t>
            </w:r>
          </w:p>
          <w:p w14:paraId="112B3B58" w14:textId="45492980" w:rsidR="004C6596" w:rsidRPr="001A04C0" w:rsidRDefault="00024586" w:rsidP="004C6596">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Contractor’s indemnity obligations under this Clause 11(6) shall not apply if</w:t>
            </w:r>
            <w:r w:rsidR="00CE33D0" w:rsidRPr="001A04C0">
              <w:rPr>
                <w:rFonts w:ascii="Arial" w:eastAsia="Arial" w:hAnsi="Arial" w:cs="Arial"/>
                <w:color w:val="000000"/>
                <w:sz w:val="20"/>
                <w:szCs w:val="20"/>
                <w:lang w:val="en-US"/>
              </w:rPr>
              <w:t xml:space="preserve"> </w:t>
            </w:r>
            <w:r w:rsidRPr="001A04C0">
              <w:rPr>
                <w:rFonts w:ascii="Arial" w:eastAsia="Arial" w:hAnsi="Arial" w:cs="Arial"/>
                <w:color w:val="000000"/>
                <w:sz w:val="20"/>
                <w:szCs w:val="20"/>
                <w:lang w:val="en-US"/>
              </w:rPr>
              <w:t xml:space="preserve">the claim arises </w:t>
            </w:r>
            <w:r w:rsidR="00661EDF" w:rsidRPr="001A04C0">
              <w:rPr>
                <w:rFonts w:ascii="Arial" w:eastAsia="Arial" w:hAnsi="Arial" w:cs="Arial"/>
                <w:color w:val="000000"/>
                <w:sz w:val="20"/>
                <w:szCs w:val="20"/>
                <w:lang w:val="en-US"/>
              </w:rPr>
              <w:t xml:space="preserve">from the Client’s </w:t>
            </w:r>
            <w:r w:rsidR="001A04C0" w:rsidRPr="001A04C0">
              <w:rPr>
                <w:rFonts w:ascii="Arial" w:eastAsia="Arial" w:hAnsi="Arial" w:cs="Arial"/>
                <w:color w:val="000000"/>
                <w:sz w:val="20"/>
                <w:szCs w:val="20"/>
                <w:lang w:val="en-US"/>
              </w:rPr>
              <w:t>willful</w:t>
            </w:r>
            <w:r w:rsidR="008A278B" w:rsidRPr="001A04C0">
              <w:rPr>
                <w:rFonts w:ascii="Arial" w:eastAsia="Arial" w:hAnsi="Arial" w:cs="Arial"/>
                <w:color w:val="000000"/>
                <w:sz w:val="20"/>
                <w:szCs w:val="20"/>
                <w:lang w:val="en-US"/>
              </w:rPr>
              <w:t xml:space="preserve"> misconduct or gross neg</w:t>
            </w:r>
            <w:r w:rsidR="00CE33D0" w:rsidRPr="001A04C0">
              <w:rPr>
                <w:rFonts w:ascii="Arial" w:eastAsia="Arial" w:hAnsi="Arial" w:cs="Arial"/>
                <w:color w:val="000000"/>
                <w:sz w:val="20"/>
                <w:szCs w:val="20"/>
                <w:lang w:val="en-US"/>
              </w:rPr>
              <w:t>ligence, including: (</w:t>
            </w:r>
            <w:proofErr w:type="spellStart"/>
            <w:r w:rsidR="00CE33D0" w:rsidRPr="001A04C0">
              <w:rPr>
                <w:rFonts w:ascii="Arial" w:eastAsia="Arial" w:hAnsi="Arial" w:cs="Arial"/>
                <w:color w:val="000000"/>
                <w:sz w:val="20"/>
                <w:szCs w:val="20"/>
                <w:lang w:val="en-US"/>
              </w:rPr>
              <w:t>i</w:t>
            </w:r>
            <w:proofErr w:type="spellEnd"/>
            <w:r w:rsidR="00CE33D0" w:rsidRPr="001A04C0">
              <w:rPr>
                <w:rFonts w:ascii="Arial" w:eastAsia="Arial" w:hAnsi="Arial" w:cs="Arial"/>
                <w:color w:val="000000"/>
                <w:sz w:val="20"/>
                <w:szCs w:val="20"/>
                <w:lang w:val="en-US"/>
              </w:rPr>
              <w:t xml:space="preserve">) </w:t>
            </w:r>
            <w:r w:rsidR="00510A6F" w:rsidRPr="001A04C0">
              <w:rPr>
                <w:rFonts w:ascii="Arial" w:eastAsia="Arial" w:hAnsi="Arial" w:cs="Arial"/>
                <w:color w:val="000000"/>
                <w:sz w:val="20"/>
                <w:szCs w:val="20"/>
                <w:lang w:val="en-US"/>
              </w:rPr>
              <w:t xml:space="preserve">providing </w:t>
            </w:r>
            <w:r w:rsidR="00661EDF" w:rsidRPr="001A04C0">
              <w:rPr>
                <w:rFonts w:ascii="Arial" w:eastAsia="Arial" w:hAnsi="Arial" w:cs="Arial"/>
                <w:color w:val="000000"/>
                <w:sz w:val="20"/>
                <w:szCs w:val="20"/>
                <w:lang w:val="en-US"/>
              </w:rPr>
              <w:t>direct instructions</w:t>
            </w:r>
            <w:r w:rsidR="00283E09" w:rsidRPr="001A04C0">
              <w:rPr>
                <w:rFonts w:ascii="Arial" w:eastAsia="Arial" w:hAnsi="Arial" w:cs="Arial"/>
                <w:color w:val="000000"/>
                <w:sz w:val="20"/>
                <w:szCs w:val="20"/>
                <w:lang w:val="en-US"/>
              </w:rPr>
              <w:t>, supervision</w:t>
            </w:r>
            <w:r w:rsidR="00271667" w:rsidRPr="001A04C0">
              <w:rPr>
                <w:rFonts w:ascii="Arial" w:eastAsia="Arial" w:hAnsi="Arial" w:cs="Arial"/>
                <w:color w:val="000000"/>
                <w:sz w:val="20"/>
                <w:szCs w:val="20"/>
                <w:lang w:val="en-US"/>
              </w:rPr>
              <w:t>,</w:t>
            </w:r>
            <w:r w:rsidR="00283E09" w:rsidRPr="001A04C0">
              <w:rPr>
                <w:rFonts w:ascii="Arial" w:eastAsia="Arial" w:hAnsi="Arial" w:cs="Arial"/>
                <w:color w:val="000000"/>
                <w:sz w:val="20"/>
                <w:szCs w:val="20"/>
                <w:lang w:val="en-US"/>
              </w:rPr>
              <w:t xml:space="preserve"> or </w:t>
            </w:r>
            <w:r w:rsidR="00271667" w:rsidRPr="001A04C0">
              <w:rPr>
                <w:rFonts w:ascii="Arial" w:eastAsia="Arial" w:hAnsi="Arial" w:cs="Arial"/>
                <w:color w:val="000000"/>
                <w:sz w:val="20"/>
                <w:szCs w:val="20"/>
                <w:lang w:val="en-US"/>
              </w:rPr>
              <w:t>integrating</w:t>
            </w:r>
            <w:r w:rsidR="00283E09" w:rsidRPr="001A04C0">
              <w:rPr>
                <w:rFonts w:ascii="Arial" w:eastAsia="Arial" w:hAnsi="Arial" w:cs="Arial"/>
                <w:color w:val="000000"/>
                <w:sz w:val="20"/>
                <w:szCs w:val="20"/>
                <w:lang w:val="en-US"/>
              </w:rPr>
              <w:t xml:space="preserve"> the Consultant into </w:t>
            </w:r>
            <w:r w:rsidR="00271667" w:rsidRPr="001A04C0">
              <w:rPr>
                <w:rFonts w:ascii="Arial" w:eastAsia="Arial" w:hAnsi="Arial" w:cs="Arial"/>
                <w:color w:val="000000"/>
                <w:sz w:val="20"/>
                <w:szCs w:val="20"/>
                <w:lang w:val="en-US"/>
              </w:rPr>
              <w:t xml:space="preserve">the </w:t>
            </w:r>
            <w:r w:rsidR="003640FE" w:rsidRPr="001A04C0">
              <w:rPr>
                <w:rFonts w:ascii="Arial" w:eastAsia="Arial" w:hAnsi="Arial" w:cs="Arial"/>
                <w:color w:val="000000"/>
                <w:sz w:val="20"/>
                <w:szCs w:val="20"/>
                <w:lang w:val="en-US"/>
              </w:rPr>
              <w:t>Client’s</w:t>
            </w:r>
            <w:r w:rsidR="00283E09" w:rsidRPr="001A04C0">
              <w:rPr>
                <w:rFonts w:ascii="Arial" w:eastAsia="Arial" w:hAnsi="Arial" w:cs="Arial"/>
                <w:color w:val="000000"/>
                <w:sz w:val="20"/>
                <w:szCs w:val="20"/>
                <w:lang w:val="en-US"/>
              </w:rPr>
              <w:t xml:space="preserve"> organization</w:t>
            </w:r>
            <w:r w:rsidR="00000534" w:rsidRPr="001A04C0">
              <w:rPr>
                <w:rFonts w:ascii="Arial" w:eastAsia="Arial" w:hAnsi="Arial" w:cs="Arial"/>
                <w:color w:val="000000"/>
                <w:sz w:val="20"/>
                <w:szCs w:val="20"/>
                <w:lang w:val="en-US"/>
              </w:rPr>
              <w:t xml:space="preserve"> in a manner that creates an “employee” status under applicable law</w:t>
            </w:r>
            <w:r w:rsidR="00271667" w:rsidRPr="001A04C0">
              <w:rPr>
                <w:rFonts w:ascii="Arial" w:eastAsia="Arial" w:hAnsi="Arial" w:cs="Arial"/>
                <w:color w:val="000000"/>
                <w:sz w:val="20"/>
                <w:szCs w:val="20"/>
                <w:lang w:val="en-US"/>
              </w:rPr>
              <w:t>;</w:t>
            </w:r>
            <w:r w:rsidR="00661EDF" w:rsidRPr="001A04C0">
              <w:rPr>
                <w:rFonts w:ascii="Arial" w:eastAsia="Arial" w:hAnsi="Arial" w:cs="Arial"/>
                <w:color w:val="000000"/>
                <w:sz w:val="20"/>
                <w:szCs w:val="20"/>
                <w:lang w:val="en-US"/>
              </w:rPr>
              <w:t xml:space="preserve"> (ii) </w:t>
            </w:r>
            <w:r w:rsidR="005461D0" w:rsidRPr="001A04C0">
              <w:rPr>
                <w:rFonts w:ascii="Arial" w:eastAsia="Arial" w:hAnsi="Arial" w:cs="Arial"/>
                <w:color w:val="000000"/>
                <w:sz w:val="20"/>
                <w:szCs w:val="20"/>
                <w:lang w:val="en-US"/>
              </w:rPr>
              <w:t>entering</w:t>
            </w:r>
            <w:r w:rsidR="00661EDF" w:rsidRPr="001A04C0">
              <w:rPr>
                <w:rFonts w:ascii="Arial" w:eastAsia="Arial" w:hAnsi="Arial" w:cs="Arial"/>
                <w:color w:val="000000"/>
                <w:sz w:val="20"/>
                <w:szCs w:val="20"/>
                <w:lang w:val="en-US"/>
              </w:rPr>
              <w:t xml:space="preserve"> into any side agreements with the Consultant without Contractor’s </w:t>
            </w:r>
            <w:r w:rsidR="005461D0" w:rsidRPr="001A04C0">
              <w:rPr>
                <w:rFonts w:ascii="Arial" w:eastAsia="Arial" w:hAnsi="Arial" w:cs="Arial"/>
                <w:color w:val="000000"/>
                <w:sz w:val="20"/>
                <w:szCs w:val="20"/>
                <w:lang w:val="en-US"/>
              </w:rPr>
              <w:t xml:space="preserve">prior </w:t>
            </w:r>
            <w:r w:rsidR="00661EDF" w:rsidRPr="001A04C0">
              <w:rPr>
                <w:rFonts w:ascii="Arial" w:eastAsia="Arial" w:hAnsi="Arial" w:cs="Arial"/>
                <w:color w:val="000000"/>
                <w:sz w:val="20"/>
                <w:szCs w:val="20"/>
                <w:lang w:val="en-US"/>
              </w:rPr>
              <w:t>written consent</w:t>
            </w:r>
            <w:r w:rsidR="005461D0" w:rsidRPr="001A04C0">
              <w:rPr>
                <w:rFonts w:ascii="Arial" w:eastAsia="Arial" w:hAnsi="Arial" w:cs="Arial"/>
                <w:color w:val="000000"/>
                <w:sz w:val="20"/>
                <w:szCs w:val="20"/>
                <w:lang w:val="en-US"/>
              </w:rPr>
              <w:t>;</w:t>
            </w:r>
            <w:r w:rsidR="008235E2" w:rsidRPr="001A04C0">
              <w:rPr>
                <w:rFonts w:ascii="Arial" w:eastAsia="Arial" w:hAnsi="Arial" w:cs="Arial"/>
                <w:color w:val="000000"/>
                <w:sz w:val="20"/>
                <w:szCs w:val="20"/>
                <w:lang w:val="en-US"/>
              </w:rPr>
              <w:t xml:space="preserve"> (iii) </w:t>
            </w:r>
            <w:r w:rsidR="005461D0" w:rsidRPr="001A04C0">
              <w:rPr>
                <w:rFonts w:ascii="Arial" w:eastAsia="Arial" w:hAnsi="Arial" w:cs="Arial"/>
                <w:color w:val="000000"/>
                <w:sz w:val="20"/>
                <w:szCs w:val="20"/>
                <w:lang w:val="en-US"/>
              </w:rPr>
              <w:t>a</w:t>
            </w:r>
            <w:r w:rsidR="003640FE" w:rsidRPr="001A04C0">
              <w:rPr>
                <w:rFonts w:ascii="Arial" w:eastAsia="Arial" w:hAnsi="Arial" w:cs="Arial"/>
                <w:color w:val="000000"/>
                <w:sz w:val="20"/>
                <w:szCs w:val="20"/>
                <w:lang w:val="en-US"/>
              </w:rPr>
              <w:t xml:space="preserve"> claim </w:t>
            </w:r>
            <w:r w:rsidR="005461D0" w:rsidRPr="001A04C0">
              <w:rPr>
                <w:rFonts w:ascii="Arial" w:eastAsia="Arial" w:hAnsi="Arial" w:cs="Arial"/>
                <w:color w:val="000000"/>
                <w:sz w:val="20"/>
                <w:szCs w:val="20"/>
                <w:lang w:val="en-US"/>
              </w:rPr>
              <w:t>resulting</w:t>
            </w:r>
            <w:r w:rsidR="003640FE" w:rsidRPr="001A04C0">
              <w:rPr>
                <w:rFonts w:ascii="Arial" w:eastAsia="Arial" w:hAnsi="Arial" w:cs="Arial"/>
                <w:color w:val="000000"/>
                <w:sz w:val="20"/>
                <w:szCs w:val="20"/>
                <w:lang w:val="en-US"/>
              </w:rPr>
              <w:t xml:space="preserve"> </w:t>
            </w:r>
            <w:r w:rsidR="009F5840" w:rsidRPr="001A04C0">
              <w:rPr>
                <w:rFonts w:ascii="Arial" w:eastAsia="Arial" w:hAnsi="Arial" w:cs="Arial"/>
                <w:color w:val="000000"/>
                <w:sz w:val="20"/>
                <w:szCs w:val="20"/>
                <w:lang w:val="en-US"/>
              </w:rPr>
              <w:t>from the Client’s breach of this Agreement.</w:t>
            </w:r>
          </w:p>
          <w:p w14:paraId="760A93E2" w14:textId="582185F0" w:rsidR="004C6596" w:rsidRPr="001A04C0" w:rsidRDefault="00502D7E" w:rsidP="004C6596">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Notwithstanding anything to the contrary, Contractor’s total aggregate liability for all claims under this </w:t>
            </w:r>
            <w:r w:rsidR="006904B7" w:rsidRPr="001A04C0">
              <w:rPr>
                <w:rFonts w:ascii="Arial" w:eastAsia="Arial" w:hAnsi="Arial" w:cs="Arial"/>
                <w:color w:val="000000"/>
                <w:sz w:val="20"/>
                <w:szCs w:val="20"/>
                <w:lang w:val="en-US"/>
              </w:rPr>
              <w:t>Clause</w:t>
            </w:r>
            <w:r w:rsidRPr="001A04C0">
              <w:rPr>
                <w:rFonts w:ascii="Arial" w:eastAsia="Arial" w:hAnsi="Arial" w:cs="Arial"/>
                <w:color w:val="000000"/>
                <w:sz w:val="20"/>
                <w:szCs w:val="20"/>
                <w:lang w:val="en-US"/>
              </w:rPr>
              <w:t xml:space="preserve"> 11</w:t>
            </w:r>
            <w:r w:rsidR="006904B7" w:rsidRPr="001A04C0">
              <w:rPr>
                <w:rFonts w:ascii="Arial" w:eastAsia="Arial" w:hAnsi="Arial" w:cs="Arial"/>
                <w:color w:val="000000"/>
                <w:sz w:val="20"/>
                <w:szCs w:val="20"/>
                <w:lang w:val="en-US"/>
              </w:rPr>
              <w:t>(</w:t>
            </w:r>
            <w:r w:rsidRPr="001A04C0">
              <w:rPr>
                <w:rFonts w:ascii="Arial" w:eastAsia="Arial" w:hAnsi="Arial" w:cs="Arial"/>
                <w:color w:val="000000"/>
                <w:sz w:val="20"/>
                <w:szCs w:val="20"/>
                <w:lang w:val="en-US"/>
              </w:rPr>
              <w:t>6</w:t>
            </w:r>
            <w:r w:rsidR="006904B7" w:rsidRPr="001A04C0">
              <w:rPr>
                <w:rFonts w:ascii="Arial" w:eastAsia="Arial" w:hAnsi="Arial" w:cs="Arial"/>
                <w:color w:val="000000"/>
                <w:sz w:val="20"/>
                <w:szCs w:val="20"/>
                <w:lang w:val="en-US"/>
              </w:rPr>
              <w:t xml:space="preserve">) shall be limited to </w:t>
            </w:r>
            <w:r w:rsidR="00D572DC" w:rsidRPr="001A04C0">
              <w:rPr>
                <w:rFonts w:ascii="Arial" w:eastAsia="Arial" w:hAnsi="Arial" w:cs="Arial"/>
                <w:color w:val="000000"/>
                <w:sz w:val="20"/>
                <w:szCs w:val="20"/>
                <w:lang w:val="en-US"/>
              </w:rPr>
              <w:t xml:space="preserve">the total remuneration </w:t>
            </w:r>
            <w:proofErr w:type="gramStart"/>
            <w:r w:rsidR="00D572DC" w:rsidRPr="001A04C0">
              <w:rPr>
                <w:rFonts w:ascii="Arial" w:eastAsia="Arial" w:hAnsi="Arial" w:cs="Arial"/>
                <w:color w:val="000000"/>
                <w:sz w:val="20"/>
                <w:szCs w:val="20"/>
                <w:lang w:val="en-US"/>
              </w:rPr>
              <w:t>actually received</w:t>
            </w:r>
            <w:proofErr w:type="gramEnd"/>
            <w:r w:rsidR="00D572DC" w:rsidRPr="001A04C0">
              <w:rPr>
                <w:rFonts w:ascii="Arial" w:eastAsia="Arial" w:hAnsi="Arial" w:cs="Arial"/>
                <w:color w:val="000000"/>
                <w:sz w:val="20"/>
                <w:szCs w:val="20"/>
                <w:lang w:val="en-US"/>
              </w:rPr>
              <w:t xml:space="preserve"> by the Contractor from the Client during the 9 months preceding the event</w:t>
            </w:r>
            <w:r w:rsidR="00A249B7" w:rsidRPr="001A04C0">
              <w:rPr>
                <w:rFonts w:ascii="Arial" w:eastAsia="Arial" w:hAnsi="Arial" w:cs="Arial"/>
                <w:color w:val="000000"/>
                <w:sz w:val="20"/>
                <w:szCs w:val="20"/>
                <w:lang w:val="en-US"/>
              </w:rPr>
              <w:t xml:space="preserve">. </w:t>
            </w:r>
            <w:r w:rsidR="002877EA" w:rsidRPr="001A04C0">
              <w:rPr>
                <w:rFonts w:ascii="Arial" w:eastAsia="Arial" w:hAnsi="Arial" w:cs="Arial"/>
                <w:color w:val="000000"/>
                <w:sz w:val="20"/>
                <w:szCs w:val="20"/>
                <w:lang w:val="en-US"/>
              </w:rPr>
              <w:t>Notwithstanding the foregoing, the foregoing limitation of liability shall not apply to the Contractor’s liability arising out of or in connection with: (</w:t>
            </w:r>
            <w:proofErr w:type="spellStart"/>
            <w:r w:rsidR="002877EA" w:rsidRPr="001A04C0">
              <w:rPr>
                <w:rFonts w:ascii="Arial" w:eastAsia="Arial" w:hAnsi="Arial" w:cs="Arial"/>
                <w:color w:val="000000"/>
                <w:sz w:val="20"/>
                <w:szCs w:val="20"/>
                <w:lang w:val="en-US"/>
              </w:rPr>
              <w:t>i</w:t>
            </w:r>
            <w:proofErr w:type="spellEnd"/>
            <w:r w:rsidR="002877EA" w:rsidRPr="001A04C0">
              <w:rPr>
                <w:rFonts w:ascii="Arial" w:eastAsia="Arial" w:hAnsi="Arial" w:cs="Arial"/>
                <w:color w:val="000000"/>
                <w:sz w:val="20"/>
                <w:szCs w:val="20"/>
                <w:lang w:val="en-US"/>
              </w:rPr>
              <w:t>) any actual infringement or misappropriation of intellectual property rights by the Work Product, Background Technology, or any Third-Party Materials/OSS used by Contractor; (ii) any breach of confidentiality, data protection, privacy, or security obligations, including any Security Incident attributable to Contractor or Contractor Personnel; (iii) any violation of applicable laws or regulations by Contractor or Contractor Personnel, including AML/CFT, sanctions, anti-corruption, export control, or similar compliance obligations; (iv) any employment, labor, tax, social security, co-employment, misclassification, or labor leasing claim brought by or on behalf of Contractor Personnel; or (v) Contractor’s fraud, willful misconduct, or gross negligence.</w:t>
            </w:r>
          </w:p>
          <w:p w14:paraId="11B4AE67" w14:textId="1E9DC3B0" w:rsidR="004E60BE" w:rsidRPr="001A04C0" w:rsidRDefault="00030034" w:rsidP="004C6596">
            <w:pPr>
              <w:pBdr>
                <w:top w:val="nil"/>
                <w:left w:val="nil"/>
                <w:bottom w:val="nil"/>
                <w:right w:val="nil"/>
                <w:between w:val="nil"/>
              </w:pBdr>
              <w:spacing w:before="120" w:after="120" w:line="288" w:lineRule="auto"/>
              <w:ind w:left="391"/>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lastRenderedPageBreak/>
              <w:t xml:space="preserve">The </w:t>
            </w:r>
            <w:r w:rsidR="00A249B7" w:rsidRPr="001A04C0">
              <w:rPr>
                <w:rFonts w:ascii="Arial" w:eastAsia="Arial" w:hAnsi="Arial" w:cs="Arial"/>
                <w:color w:val="000000"/>
                <w:sz w:val="20"/>
                <w:szCs w:val="20"/>
                <w:lang w:val="en-US"/>
              </w:rPr>
              <w:t>Contractor’s duty to indemnify is conditioned upon the Client</w:t>
            </w:r>
            <w:r w:rsidRPr="001A04C0">
              <w:rPr>
                <w:rFonts w:ascii="Arial" w:eastAsia="Arial" w:hAnsi="Arial" w:cs="Arial"/>
                <w:color w:val="000000"/>
                <w:sz w:val="20"/>
                <w:szCs w:val="20"/>
                <w:lang w:val="en-US"/>
              </w:rPr>
              <w:t>:</w:t>
            </w:r>
            <w:r w:rsidR="00A249B7" w:rsidRPr="001A04C0">
              <w:rPr>
                <w:rFonts w:ascii="Arial" w:eastAsia="Arial" w:hAnsi="Arial" w:cs="Arial"/>
                <w:color w:val="000000"/>
                <w:sz w:val="20"/>
                <w:szCs w:val="20"/>
                <w:lang w:val="en-US"/>
              </w:rPr>
              <w:t xml:space="preserve"> (</w:t>
            </w:r>
            <w:proofErr w:type="spellStart"/>
            <w:r w:rsidR="003E3D9F" w:rsidRPr="001A04C0">
              <w:rPr>
                <w:rFonts w:ascii="Arial" w:eastAsia="Arial" w:hAnsi="Arial" w:cs="Arial"/>
                <w:color w:val="000000"/>
                <w:sz w:val="20"/>
                <w:szCs w:val="20"/>
                <w:lang w:val="en-US"/>
              </w:rPr>
              <w:t>i</w:t>
            </w:r>
            <w:proofErr w:type="spellEnd"/>
            <w:r w:rsidR="00A249B7" w:rsidRPr="001A04C0">
              <w:rPr>
                <w:rFonts w:ascii="Arial" w:eastAsia="Arial" w:hAnsi="Arial" w:cs="Arial"/>
                <w:color w:val="000000"/>
                <w:sz w:val="20"/>
                <w:szCs w:val="20"/>
                <w:lang w:val="en-US"/>
              </w:rPr>
              <w:t xml:space="preserve">) </w:t>
            </w:r>
            <w:r w:rsidR="003E3D9F" w:rsidRPr="001A04C0">
              <w:rPr>
                <w:rFonts w:ascii="Arial" w:eastAsia="Arial" w:hAnsi="Arial" w:cs="Arial"/>
                <w:color w:val="000000"/>
                <w:sz w:val="20"/>
                <w:szCs w:val="20"/>
                <w:lang w:val="en-US"/>
              </w:rPr>
              <w:t xml:space="preserve">providing written notice of a claim within </w:t>
            </w:r>
            <w:r w:rsidR="00087DA7" w:rsidRPr="001A04C0">
              <w:rPr>
                <w:rFonts w:ascii="Arial" w:eastAsia="Arial" w:hAnsi="Arial" w:cs="Arial"/>
                <w:color w:val="000000"/>
                <w:sz w:val="20"/>
                <w:szCs w:val="20"/>
                <w:lang w:val="en-US"/>
              </w:rPr>
              <w:t>seven</w:t>
            </w:r>
            <w:r w:rsidR="003E3D9F" w:rsidRPr="001A04C0">
              <w:rPr>
                <w:rFonts w:ascii="Arial" w:eastAsia="Arial" w:hAnsi="Arial" w:cs="Arial"/>
                <w:color w:val="000000"/>
                <w:sz w:val="20"/>
                <w:szCs w:val="20"/>
                <w:lang w:val="en-US"/>
              </w:rPr>
              <w:t xml:space="preserve"> (</w:t>
            </w:r>
            <w:r w:rsidR="00087DA7" w:rsidRPr="001A04C0">
              <w:rPr>
                <w:rFonts w:ascii="Arial" w:eastAsia="Arial" w:hAnsi="Arial" w:cs="Arial"/>
                <w:color w:val="000000"/>
                <w:sz w:val="20"/>
                <w:szCs w:val="20"/>
                <w:lang w:val="en-US"/>
              </w:rPr>
              <w:t>7</w:t>
            </w:r>
            <w:r w:rsidR="00716DDD" w:rsidRPr="001A04C0">
              <w:rPr>
                <w:rFonts w:ascii="Arial" w:eastAsia="Arial" w:hAnsi="Arial" w:cs="Arial"/>
                <w:color w:val="000000"/>
                <w:sz w:val="20"/>
                <w:szCs w:val="20"/>
                <w:lang w:val="en-US"/>
              </w:rPr>
              <w:t xml:space="preserve">) </w:t>
            </w:r>
            <w:r w:rsidR="00087DA7" w:rsidRPr="001A04C0">
              <w:rPr>
                <w:rFonts w:ascii="Arial" w:eastAsia="Arial" w:hAnsi="Arial" w:cs="Arial"/>
                <w:color w:val="000000"/>
                <w:sz w:val="20"/>
                <w:szCs w:val="20"/>
                <w:lang w:val="en-US"/>
              </w:rPr>
              <w:t>business days</w:t>
            </w:r>
            <w:r w:rsidR="00471EEA" w:rsidRPr="001A04C0">
              <w:rPr>
                <w:rFonts w:ascii="Arial" w:eastAsia="Arial" w:hAnsi="Arial" w:cs="Arial"/>
                <w:color w:val="000000"/>
                <w:sz w:val="20"/>
                <w:szCs w:val="20"/>
                <w:lang w:val="en-US"/>
              </w:rPr>
              <w:t xml:space="preserve"> of first becoming aware of such claim</w:t>
            </w:r>
            <w:r w:rsidRPr="001A04C0">
              <w:rPr>
                <w:rFonts w:ascii="Arial" w:eastAsia="Arial" w:hAnsi="Arial" w:cs="Arial"/>
                <w:color w:val="000000"/>
                <w:sz w:val="20"/>
                <w:szCs w:val="20"/>
                <w:lang w:val="en-US"/>
              </w:rPr>
              <w:t>;</w:t>
            </w:r>
            <w:r w:rsidR="000061C1" w:rsidRPr="001A04C0">
              <w:rPr>
                <w:rFonts w:ascii="Arial" w:eastAsia="Arial" w:hAnsi="Arial" w:cs="Arial"/>
                <w:color w:val="000000"/>
                <w:sz w:val="20"/>
                <w:szCs w:val="20"/>
                <w:lang w:val="en-US"/>
              </w:rPr>
              <w:t xml:space="preserve"> (ii) granting Contractor </w:t>
            </w:r>
            <w:r w:rsidR="0068728D" w:rsidRPr="001A04C0">
              <w:rPr>
                <w:rFonts w:ascii="Arial" w:eastAsia="Arial" w:hAnsi="Arial" w:cs="Arial"/>
                <w:color w:val="000000"/>
                <w:sz w:val="20"/>
                <w:szCs w:val="20"/>
                <w:lang w:val="en-US"/>
              </w:rPr>
              <w:t>sole control over the defense and settlement of the claim</w:t>
            </w:r>
            <w:r w:rsidR="009E32BF" w:rsidRPr="001A04C0">
              <w:rPr>
                <w:rFonts w:ascii="Arial" w:eastAsia="Arial" w:hAnsi="Arial" w:cs="Arial"/>
                <w:color w:val="000000"/>
                <w:sz w:val="20"/>
                <w:szCs w:val="20"/>
                <w:lang w:val="en-US"/>
              </w:rPr>
              <w:t>;</w:t>
            </w:r>
            <w:r w:rsidR="00EB679F" w:rsidRPr="001A04C0">
              <w:rPr>
                <w:rFonts w:ascii="Arial" w:eastAsia="Arial" w:hAnsi="Arial" w:cs="Arial"/>
                <w:color w:val="000000"/>
                <w:sz w:val="20"/>
                <w:szCs w:val="20"/>
                <w:lang w:val="en-US"/>
              </w:rPr>
              <w:t xml:space="preserve"> and (iii) fully cooperating with Contractor in the defense of such claim</w:t>
            </w:r>
            <w:r w:rsidR="009543AF" w:rsidRPr="001A04C0">
              <w:rPr>
                <w:rFonts w:ascii="Arial" w:eastAsia="Arial" w:hAnsi="Arial" w:cs="Arial"/>
                <w:color w:val="000000"/>
                <w:sz w:val="20"/>
                <w:szCs w:val="20"/>
                <w:lang w:val="en-US"/>
              </w:rPr>
              <w:t>.</w:t>
            </w:r>
            <w:r w:rsidR="00AB767E" w:rsidRPr="001A04C0">
              <w:rPr>
                <w:rFonts w:ascii="Arial" w:eastAsia="Arial" w:hAnsi="Arial" w:cs="Arial"/>
                <w:color w:val="000000"/>
                <w:sz w:val="20"/>
                <w:szCs w:val="20"/>
                <w:lang w:val="en-US"/>
              </w:rPr>
              <w:t xml:space="preserve"> The Client shall not settle any</w:t>
            </w:r>
            <w:r w:rsidR="002C2C16" w:rsidRPr="001A04C0">
              <w:rPr>
                <w:rFonts w:ascii="Arial" w:eastAsia="Arial" w:hAnsi="Arial" w:cs="Arial"/>
                <w:color w:val="000000"/>
                <w:sz w:val="20"/>
                <w:szCs w:val="20"/>
                <w:lang w:val="en-US"/>
              </w:rPr>
              <w:t xml:space="preserve"> claim that would require action or payment by the Contractor without </w:t>
            </w:r>
            <w:r w:rsidR="009E32BF" w:rsidRPr="001A04C0">
              <w:rPr>
                <w:rFonts w:ascii="Arial" w:eastAsia="Arial" w:hAnsi="Arial" w:cs="Arial"/>
                <w:color w:val="000000"/>
                <w:sz w:val="20"/>
                <w:szCs w:val="20"/>
                <w:lang w:val="en-US"/>
              </w:rPr>
              <w:t xml:space="preserve">the Contractor’s </w:t>
            </w:r>
            <w:r w:rsidR="002C2C16" w:rsidRPr="001A04C0">
              <w:rPr>
                <w:rFonts w:ascii="Arial" w:eastAsia="Arial" w:hAnsi="Arial" w:cs="Arial"/>
                <w:color w:val="000000"/>
                <w:sz w:val="20"/>
                <w:szCs w:val="20"/>
                <w:lang w:val="en-US"/>
              </w:rPr>
              <w:t>prior written consent</w:t>
            </w:r>
            <w:r w:rsidR="00874CD3" w:rsidRPr="001A04C0">
              <w:rPr>
                <w:rFonts w:ascii="Arial" w:eastAsia="Arial" w:hAnsi="Arial" w:cs="Arial"/>
                <w:color w:val="000000"/>
                <w:sz w:val="20"/>
                <w:szCs w:val="20"/>
                <w:lang w:val="en-US"/>
              </w:rPr>
              <w:t xml:space="preserve">, </w:t>
            </w:r>
            <w:r w:rsidR="009E32BF" w:rsidRPr="001A04C0">
              <w:rPr>
                <w:rFonts w:ascii="Arial" w:eastAsia="Arial" w:hAnsi="Arial" w:cs="Arial"/>
                <w:color w:val="000000"/>
                <w:sz w:val="20"/>
                <w:szCs w:val="20"/>
                <w:lang w:val="en-US"/>
              </w:rPr>
              <w:t xml:space="preserve">which </w:t>
            </w:r>
            <w:r w:rsidR="00874CD3" w:rsidRPr="001A04C0">
              <w:rPr>
                <w:rFonts w:ascii="Arial" w:eastAsia="Arial" w:hAnsi="Arial" w:cs="Arial"/>
                <w:color w:val="000000"/>
                <w:sz w:val="20"/>
                <w:szCs w:val="20"/>
                <w:lang w:val="en-US"/>
              </w:rPr>
              <w:t xml:space="preserve">shall not </w:t>
            </w:r>
            <w:r w:rsidR="009E32BF" w:rsidRPr="001A04C0">
              <w:rPr>
                <w:rFonts w:ascii="Arial" w:eastAsia="Arial" w:hAnsi="Arial" w:cs="Arial"/>
                <w:color w:val="000000"/>
                <w:sz w:val="20"/>
                <w:szCs w:val="20"/>
                <w:lang w:val="en-US"/>
              </w:rPr>
              <w:t xml:space="preserve">be </w:t>
            </w:r>
            <w:r w:rsidR="00874CD3" w:rsidRPr="001A04C0">
              <w:rPr>
                <w:rFonts w:ascii="Arial" w:eastAsia="Arial" w:hAnsi="Arial" w:cs="Arial"/>
                <w:color w:val="000000"/>
                <w:sz w:val="20"/>
                <w:szCs w:val="20"/>
                <w:lang w:val="en-US"/>
              </w:rPr>
              <w:t>unreasonably withh</w:t>
            </w:r>
            <w:r w:rsidR="009E32BF" w:rsidRPr="001A04C0">
              <w:rPr>
                <w:rFonts w:ascii="Arial" w:eastAsia="Arial" w:hAnsi="Arial" w:cs="Arial"/>
                <w:color w:val="000000"/>
                <w:sz w:val="20"/>
                <w:szCs w:val="20"/>
                <w:lang w:val="en-US"/>
              </w:rPr>
              <w:t>e</w:t>
            </w:r>
            <w:r w:rsidR="00874CD3" w:rsidRPr="001A04C0">
              <w:rPr>
                <w:rFonts w:ascii="Arial" w:eastAsia="Arial" w:hAnsi="Arial" w:cs="Arial"/>
                <w:color w:val="000000"/>
                <w:sz w:val="20"/>
                <w:szCs w:val="20"/>
                <w:lang w:val="en-US"/>
              </w:rPr>
              <w:t>ld.</w:t>
            </w:r>
          </w:p>
        </w:tc>
      </w:tr>
      <w:tr w:rsidR="001A507E" w:rsidRPr="001A04C0" w14:paraId="035BE680" w14:textId="77777777" w:rsidTr="00905FC6">
        <w:tc>
          <w:tcPr>
            <w:tcW w:w="9072" w:type="dxa"/>
          </w:tcPr>
          <w:p w14:paraId="1E59F533" w14:textId="77777777" w:rsidR="001A507E" w:rsidRPr="001A04C0" w:rsidRDefault="001A507E">
            <w:pPr>
              <w:spacing w:before="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lastRenderedPageBreak/>
              <w:t>§ 12</w:t>
            </w:r>
          </w:p>
          <w:p w14:paraId="7C206F54" w14:textId="77777777" w:rsidR="001A507E" w:rsidRPr="001A04C0" w:rsidRDefault="001A507E">
            <w:pPr>
              <w:spacing w:after="120" w:line="288" w:lineRule="auto"/>
              <w:jc w:val="center"/>
              <w:rPr>
                <w:rFonts w:ascii="Arial" w:eastAsia="Arial" w:hAnsi="Arial" w:cs="Arial"/>
                <w:b/>
                <w:sz w:val="20"/>
                <w:szCs w:val="20"/>
                <w:lang w:val="en-US"/>
              </w:rPr>
            </w:pPr>
            <w:r w:rsidRPr="001A04C0">
              <w:rPr>
                <w:rFonts w:ascii="Arial" w:eastAsia="Arial" w:hAnsi="Arial" w:cs="Arial"/>
                <w:b/>
                <w:sz w:val="20"/>
                <w:szCs w:val="20"/>
                <w:lang w:val="en-US"/>
              </w:rPr>
              <w:t>FINAL PROVISIONS</w:t>
            </w:r>
          </w:p>
        </w:tc>
      </w:tr>
      <w:tr w:rsidR="001A507E" w:rsidRPr="00B55694" w14:paraId="6A67139F" w14:textId="77777777" w:rsidTr="00905FC6">
        <w:tc>
          <w:tcPr>
            <w:tcW w:w="9072" w:type="dxa"/>
          </w:tcPr>
          <w:p w14:paraId="47001D0B" w14:textId="77777777" w:rsidR="001A507E" w:rsidRPr="001A04C0" w:rsidRDefault="001A507E">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Save as otherwise provided in the specific provisions of the Agreement, any amendments to the Agreement shall be made in writing, otherwise being null and void.</w:t>
            </w:r>
          </w:p>
        </w:tc>
      </w:tr>
      <w:tr w:rsidR="001A507E" w:rsidRPr="00B55694" w14:paraId="1466B4FB" w14:textId="77777777" w:rsidTr="00905FC6">
        <w:tc>
          <w:tcPr>
            <w:tcW w:w="9072" w:type="dxa"/>
          </w:tcPr>
          <w:p w14:paraId="3F860B27" w14:textId="77777777" w:rsidR="001A507E" w:rsidRPr="001A04C0" w:rsidRDefault="001A507E">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Changes to information data (e.g. telephone numbers, contact persons, addresses, e-mails) shall not constitute an amendment to the Agreement. Change shall be effective upon receipt of a message from the other Party. The Party's statement of change information data may be provided by post or by e-mail.</w:t>
            </w:r>
          </w:p>
        </w:tc>
      </w:tr>
      <w:tr w:rsidR="001A507E" w:rsidRPr="00B55694" w14:paraId="21EADB63" w14:textId="77777777" w:rsidTr="00905FC6">
        <w:tc>
          <w:tcPr>
            <w:tcW w:w="9072" w:type="dxa"/>
          </w:tcPr>
          <w:p w14:paraId="1A35EDA7" w14:textId="507BD8B4" w:rsidR="001A507E" w:rsidRPr="001A04C0" w:rsidRDefault="003D6459" w:rsidP="00E90519">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The Services shall be performed remotely by personnel of the Contractor located in the territory of the Republic of Poland. </w:t>
            </w:r>
            <w:ins w:id="14" w:author="JIYOON KIM" w:date="2026-03-19T06:39:00Z">
              <w:r w:rsidR="00B55694" w:rsidRPr="00B55694">
                <w:rPr>
                  <w:rFonts w:ascii="Arial" w:eastAsia="Arial" w:hAnsi="Arial" w:cs="Arial"/>
                  <w:color w:val="000000"/>
                  <w:sz w:val="20"/>
                  <w:szCs w:val="20"/>
                  <w:lang w:val="en-US"/>
                  <w:rPrChange w:id="15" w:author="JIYOON KIM" w:date="2026-03-19T06:39:00Z" w16du:dateUtc="2026-03-18T21:39:00Z">
                    <w:rPr>
                      <w:rFonts w:ascii="Arial" w:eastAsia="Arial" w:hAnsi="Arial" w:cs="Arial"/>
                      <w:color w:val="000000"/>
                      <w:sz w:val="20"/>
                      <w:szCs w:val="20"/>
                    </w:rPr>
                  </w:rPrChange>
                </w:rPr>
                <w:t>The Services shall be performed remotely by personnel of the Contractor located in the territory of the Republic of Poland. The Client shall have the right to define priorities, requirements and expected outcomes of the Services and to utilize the Services performed by the personnel provided by the Contractor for the purposes of the Client’s business in the Republic of Korea and in any other jurisdictions, at the Client’s sole discretion.</w:t>
              </w:r>
            </w:ins>
            <w:del w:id="16" w:author="JIYOON KIM" w:date="2026-03-19T06:39:00Z" w16du:dateUtc="2026-03-18T21:39:00Z">
              <w:r w:rsidRPr="001A04C0" w:rsidDel="00B55694">
                <w:rPr>
                  <w:rFonts w:ascii="Arial" w:eastAsia="Arial" w:hAnsi="Arial" w:cs="Arial"/>
                  <w:color w:val="000000"/>
                  <w:sz w:val="20"/>
                  <w:szCs w:val="20"/>
                  <w:lang w:val="en-US"/>
                </w:rPr>
                <w:delText>The Client shall have the right to direct and utilize the Services performed by the personnel provided by the Contractor for the purposes of the Client’s business in the Republic of Korea and in any other jurisdictions, at the Client’s sole discretion</w:delText>
              </w:r>
            </w:del>
            <w:del w:id="17" w:author="JIYOON KIM" w:date="2026-03-19T06:40:00Z" w16du:dateUtc="2026-03-18T21:40:00Z">
              <w:r w:rsidRPr="001A04C0" w:rsidDel="00B55694">
                <w:rPr>
                  <w:rFonts w:ascii="Arial" w:eastAsia="Arial" w:hAnsi="Arial" w:cs="Arial"/>
                  <w:color w:val="000000"/>
                  <w:sz w:val="20"/>
                  <w:szCs w:val="20"/>
                  <w:lang w:val="en-US"/>
                </w:rPr>
                <w:delText>.</w:delText>
              </w:r>
            </w:del>
            <w:r w:rsidRPr="001A04C0">
              <w:rPr>
                <w:rFonts w:ascii="Arial" w:eastAsia="Arial" w:hAnsi="Arial" w:cs="Arial"/>
                <w:color w:val="000000"/>
                <w:sz w:val="20"/>
                <w:szCs w:val="20"/>
                <w:lang w:val="en-US"/>
              </w:rPr>
              <w:t xml:space="preserve"> No specific goods or deliverables are transferred under this Agreement.</w:t>
            </w:r>
            <w:r w:rsidR="00966B45" w:rsidRPr="001A04C0">
              <w:rPr>
                <w:rFonts w:asciiTheme="minorEastAsia" w:hAnsiTheme="minorEastAsia" w:cs="Arial"/>
                <w:color w:val="000000"/>
                <w:sz w:val="20"/>
                <w:szCs w:val="20"/>
                <w:lang w:val="en-US" w:eastAsia="ko-KR"/>
              </w:rPr>
              <w:t xml:space="preserve"> </w:t>
            </w:r>
            <w:r w:rsidR="00966B45" w:rsidRPr="001A04C0">
              <w:rPr>
                <w:rFonts w:ascii="Arial" w:eastAsia="Arial" w:hAnsi="Arial" w:cs="Arial"/>
                <w:color w:val="000000"/>
                <w:sz w:val="20"/>
                <w:szCs w:val="20"/>
                <w:lang w:val="en-US"/>
              </w:rPr>
              <w:t xml:space="preserve">The Contractor shall not be responsible for any legal, regulatory, tax, or employment-related matters arising exclusively from the Client’s decisions and not from any act or omission of the Contractor or the Consultants </w:t>
            </w:r>
            <w:r w:rsidRPr="001A04C0">
              <w:rPr>
                <w:rFonts w:ascii="Arial" w:eastAsia="Arial" w:hAnsi="Arial" w:cs="Arial"/>
                <w:color w:val="000000"/>
                <w:sz w:val="20"/>
                <w:szCs w:val="20"/>
                <w:lang w:val="en-US"/>
              </w:rPr>
              <w:t>concerning the use, management or deployment of the Services in the Republic of Korea or any other jurisdictions.</w:t>
            </w:r>
            <w:r w:rsidR="00966B45" w:rsidRPr="001A04C0">
              <w:rPr>
                <w:rFonts w:ascii="Arial" w:eastAsia="Arial" w:hAnsi="Arial" w:cs="Arial"/>
                <w:color w:val="000000"/>
                <w:sz w:val="20"/>
                <w:szCs w:val="20"/>
                <w:lang w:val="en-US"/>
              </w:rPr>
              <w:t xml:space="preserve"> This shall be without prejudice to the Contractor’s indemnification obligations expressly set out in this Agreement. </w:t>
            </w:r>
          </w:p>
        </w:tc>
      </w:tr>
      <w:tr w:rsidR="001A507E" w:rsidRPr="00B55694" w14:paraId="2301B9A1" w14:textId="77777777" w:rsidTr="00905FC6">
        <w:tc>
          <w:tcPr>
            <w:tcW w:w="9072" w:type="dxa"/>
          </w:tcPr>
          <w:p w14:paraId="78F325E5" w14:textId="77777777" w:rsidR="001A507E" w:rsidRPr="001A04C0" w:rsidRDefault="001A507E" w:rsidP="00E90519">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Parties agree that the Agreement specifies all rights and obligations of the Parties regarding the performance of the Subject of the Agreement and, to the extent specified in the Agreement, replaces any previous arrangements of the Parties, both written and oral, including any arrangements, agreements or offers.</w:t>
            </w:r>
          </w:p>
        </w:tc>
      </w:tr>
      <w:tr w:rsidR="001A507E" w:rsidRPr="00B55694" w14:paraId="35001BA2" w14:textId="77777777" w:rsidTr="00905FC6">
        <w:tc>
          <w:tcPr>
            <w:tcW w:w="9072" w:type="dxa"/>
          </w:tcPr>
          <w:p w14:paraId="3AED19B6" w14:textId="6D5F5034" w:rsidR="001A507E" w:rsidRPr="001A04C0" w:rsidRDefault="001A507E" w:rsidP="00E90519">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 xml:space="preserve">Disputes that may arise in relation to the execution of the Agreement shall be settled by the </w:t>
            </w:r>
            <w:r w:rsidR="00B768FE" w:rsidRPr="001A04C0">
              <w:rPr>
                <w:rFonts w:ascii="Arial" w:eastAsia="Arial" w:hAnsi="Arial" w:cs="Arial"/>
                <w:color w:val="000000"/>
                <w:sz w:val="20"/>
                <w:szCs w:val="20"/>
                <w:lang w:val="en-US"/>
              </w:rPr>
              <w:t>Singapore International Arbitration Centre</w:t>
            </w:r>
            <w:r w:rsidR="005B4722" w:rsidRPr="001A04C0">
              <w:rPr>
                <w:rFonts w:ascii="Arial" w:eastAsia="Arial" w:hAnsi="Arial" w:cs="Arial"/>
                <w:color w:val="000000"/>
                <w:sz w:val="20"/>
                <w:szCs w:val="20"/>
                <w:lang w:val="en-US"/>
              </w:rPr>
              <w:t xml:space="preserve"> </w:t>
            </w:r>
            <w:r w:rsidR="00B768FE" w:rsidRPr="001A04C0">
              <w:rPr>
                <w:rFonts w:ascii="Arial" w:eastAsia="Arial" w:hAnsi="Arial" w:cs="Arial"/>
                <w:color w:val="000000"/>
                <w:sz w:val="20"/>
                <w:szCs w:val="20"/>
                <w:lang w:val="en-US"/>
              </w:rPr>
              <w:t>(SIAC)</w:t>
            </w:r>
            <w:r w:rsidR="00DE1896" w:rsidRPr="001A04C0">
              <w:rPr>
                <w:rFonts w:ascii="Arial" w:eastAsia="Arial" w:hAnsi="Arial" w:cs="Arial"/>
                <w:color w:val="000000"/>
                <w:sz w:val="20"/>
                <w:szCs w:val="20"/>
                <w:lang w:val="en-US"/>
              </w:rPr>
              <w:t xml:space="preserve"> in accordance with the SIAC rules</w:t>
            </w:r>
            <w:r w:rsidR="00B768FE" w:rsidRPr="001A04C0">
              <w:rPr>
                <w:rFonts w:ascii="Arial" w:eastAsia="Arial" w:hAnsi="Arial" w:cs="Arial"/>
                <w:color w:val="000000"/>
                <w:sz w:val="20"/>
                <w:szCs w:val="20"/>
                <w:lang w:val="en-US"/>
              </w:rPr>
              <w:t>.</w:t>
            </w:r>
            <w:r w:rsidR="00DE1896" w:rsidRPr="001A04C0">
              <w:rPr>
                <w:rFonts w:ascii="Arial" w:eastAsia="Arial" w:hAnsi="Arial" w:cs="Arial"/>
                <w:color w:val="000000"/>
                <w:sz w:val="20"/>
                <w:szCs w:val="20"/>
                <w:lang w:val="en-US"/>
              </w:rPr>
              <w:t xml:space="preserve"> </w:t>
            </w:r>
            <w:r w:rsidR="00C522B8" w:rsidRPr="001A04C0">
              <w:rPr>
                <w:rFonts w:ascii="Arial" w:eastAsia="Arial" w:hAnsi="Arial" w:cs="Arial"/>
                <w:color w:val="000000"/>
                <w:sz w:val="20"/>
                <w:szCs w:val="20"/>
                <w:lang w:val="en-US"/>
              </w:rPr>
              <w:t>The seat of arbitration shall be Singapore, and the language of the arbitration shall be English.</w:t>
            </w:r>
          </w:p>
        </w:tc>
      </w:tr>
      <w:tr w:rsidR="001A507E" w:rsidRPr="00B55694" w14:paraId="4FBAC7DA" w14:textId="77777777" w:rsidTr="00905FC6">
        <w:tc>
          <w:tcPr>
            <w:tcW w:w="9072" w:type="dxa"/>
          </w:tcPr>
          <w:p w14:paraId="4CEA3331" w14:textId="6972CCF5" w:rsidR="001A507E" w:rsidRPr="001A04C0" w:rsidRDefault="001A507E" w:rsidP="00E90519">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This Agreement is governed by Polish law.</w:t>
            </w:r>
            <w:r w:rsidR="00DE1896" w:rsidRPr="001A04C0">
              <w:rPr>
                <w:rFonts w:ascii="Arial" w:eastAsia="Arial" w:hAnsi="Arial" w:cs="Arial"/>
                <w:color w:val="000000"/>
                <w:sz w:val="20"/>
                <w:szCs w:val="20"/>
                <w:lang w:val="en-US"/>
              </w:rPr>
              <w:t xml:space="preserve"> </w:t>
            </w:r>
            <w:del w:id="18" w:author="JIYOON KIM" w:date="2026-03-19T06:35:00Z" w16du:dateUtc="2026-03-18T21:35:00Z">
              <w:r w:rsidR="00C522B8" w:rsidRPr="001A04C0" w:rsidDel="00B55694">
                <w:rPr>
                  <w:rFonts w:ascii="Arial" w:eastAsia="Arial" w:hAnsi="Arial" w:cs="Arial"/>
                  <w:color w:val="000000"/>
                  <w:sz w:val="20"/>
                  <w:szCs w:val="20"/>
                  <w:lang w:val="en-US"/>
                </w:rPr>
                <w:delText>For the avoidance of doubt, notwithstanding any provision of this Agreement, this Agreement shall not be interpreted or applied in a manner that contravenes any mandatory provisions of the laws of the Republic of Korea.</w:delText>
              </w:r>
            </w:del>
          </w:p>
        </w:tc>
      </w:tr>
      <w:tr w:rsidR="001A507E" w:rsidRPr="00B55694" w14:paraId="41C28FF7" w14:textId="77777777" w:rsidTr="00905FC6">
        <w:tc>
          <w:tcPr>
            <w:tcW w:w="9072" w:type="dxa"/>
          </w:tcPr>
          <w:p w14:paraId="31F29172" w14:textId="77777777" w:rsidR="001A507E" w:rsidRPr="001A04C0" w:rsidRDefault="001A507E" w:rsidP="00E90519">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Section titles used in the text of the Agreement have no legal significance and serve only to increase its transparency.</w:t>
            </w:r>
          </w:p>
        </w:tc>
      </w:tr>
      <w:tr w:rsidR="001A507E" w:rsidRPr="00B55694" w14:paraId="61BCAF9D" w14:textId="77777777" w:rsidTr="00905FC6">
        <w:tc>
          <w:tcPr>
            <w:tcW w:w="9072" w:type="dxa"/>
          </w:tcPr>
          <w:p w14:paraId="596062D7" w14:textId="77777777" w:rsidR="001A507E" w:rsidRPr="001A04C0" w:rsidRDefault="001A507E" w:rsidP="00E90519">
            <w:pPr>
              <w:numPr>
                <w:ilvl w:val="0"/>
                <w:numId w:val="26"/>
              </w:numPr>
              <w:pBdr>
                <w:top w:val="nil"/>
                <w:left w:val="nil"/>
                <w:bottom w:val="nil"/>
                <w:right w:val="nil"/>
                <w:between w:val="nil"/>
              </w:pBdr>
              <w:spacing w:before="120" w:after="120" w:line="288" w:lineRule="auto"/>
              <w:ind w:left="391" w:hanging="357"/>
              <w:jc w:val="both"/>
              <w:rPr>
                <w:rFonts w:ascii="Arial" w:eastAsia="Arial" w:hAnsi="Arial" w:cs="Arial"/>
                <w:color w:val="000000"/>
                <w:sz w:val="20"/>
                <w:szCs w:val="20"/>
                <w:lang w:val="en-US"/>
              </w:rPr>
            </w:pPr>
            <w:r w:rsidRPr="001A04C0">
              <w:rPr>
                <w:rFonts w:ascii="Arial" w:eastAsia="Arial" w:hAnsi="Arial" w:cs="Arial"/>
                <w:color w:val="000000"/>
                <w:sz w:val="20"/>
                <w:szCs w:val="20"/>
                <w:lang w:val="en-US"/>
              </w:rPr>
              <w:t>The Agreement has been drawn up in duplicate with one copy for each Party.</w:t>
            </w:r>
          </w:p>
        </w:tc>
      </w:tr>
      <w:tr w:rsidR="001A507E" w:rsidRPr="001A04C0" w14:paraId="1BD5508D" w14:textId="77777777" w:rsidTr="00905FC6">
        <w:tc>
          <w:tcPr>
            <w:tcW w:w="9072" w:type="dxa"/>
          </w:tcPr>
          <w:p w14:paraId="5E6E94D2" w14:textId="77777777" w:rsidR="00472042" w:rsidRPr="001A04C0" w:rsidRDefault="00472042">
            <w:pPr>
              <w:spacing w:before="120" w:after="120" w:line="288" w:lineRule="auto"/>
              <w:jc w:val="center"/>
              <w:rPr>
                <w:rFonts w:ascii="Arial" w:eastAsia="Arial" w:hAnsi="Arial" w:cs="Arial"/>
                <w:sz w:val="20"/>
                <w:szCs w:val="20"/>
                <w:lang w:val="en-US"/>
              </w:rPr>
            </w:pPr>
          </w:p>
          <w:p w14:paraId="5C51EB15" w14:textId="74899D90" w:rsidR="001A507E" w:rsidRPr="001A04C0" w:rsidRDefault="001A507E">
            <w:pPr>
              <w:spacing w:before="120" w:after="120" w:line="288" w:lineRule="auto"/>
              <w:jc w:val="center"/>
              <w:rPr>
                <w:rFonts w:ascii="Arial" w:eastAsia="Arial" w:hAnsi="Arial" w:cs="Arial"/>
                <w:sz w:val="20"/>
                <w:szCs w:val="20"/>
                <w:lang w:val="en-US"/>
              </w:rPr>
            </w:pPr>
            <w:r w:rsidRPr="001A04C0">
              <w:rPr>
                <w:rFonts w:ascii="Arial" w:eastAsia="Arial" w:hAnsi="Arial" w:cs="Arial"/>
                <w:sz w:val="20"/>
                <w:szCs w:val="20"/>
                <w:lang w:val="en-US"/>
              </w:rPr>
              <w:t>__________________________</w:t>
            </w:r>
          </w:p>
          <w:p w14:paraId="4DB4600A" w14:textId="77777777" w:rsidR="001A507E" w:rsidRPr="001A04C0" w:rsidRDefault="001A507E">
            <w:pPr>
              <w:spacing w:before="120" w:after="120" w:line="288" w:lineRule="auto"/>
              <w:jc w:val="center"/>
              <w:rPr>
                <w:rFonts w:ascii="Arial" w:eastAsia="Arial" w:hAnsi="Arial" w:cs="Arial"/>
                <w:sz w:val="20"/>
                <w:szCs w:val="20"/>
                <w:lang w:val="en-US"/>
              </w:rPr>
            </w:pPr>
            <w:r w:rsidRPr="001A04C0">
              <w:rPr>
                <w:rFonts w:ascii="Arial" w:eastAsia="Arial" w:hAnsi="Arial" w:cs="Arial"/>
                <w:sz w:val="20"/>
                <w:szCs w:val="20"/>
                <w:lang w:val="en-US"/>
              </w:rPr>
              <w:t>[</w:t>
            </w:r>
            <w:r w:rsidRPr="001A04C0">
              <w:rPr>
                <w:rFonts w:ascii="Arial" w:eastAsia="Arial" w:hAnsi="Arial" w:cs="Arial"/>
                <w:sz w:val="20"/>
                <w:szCs w:val="20"/>
                <w:highlight w:val="yellow"/>
                <w:lang w:val="en-US"/>
              </w:rPr>
              <w:t>_</w:t>
            </w:r>
            <w:r w:rsidRPr="001A04C0">
              <w:rPr>
                <w:rFonts w:ascii="Arial" w:eastAsia="Arial" w:hAnsi="Arial" w:cs="Arial"/>
                <w:sz w:val="20"/>
                <w:szCs w:val="20"/>
                <w:lang w:val="en-US"/>
              </w:rPr>
              <w:t>] – [</w:t>
            </w:r>
            <w:r w:rsidRPr="001A04C0">
              <w:rPr>
                <w:rFonts w:ascii="Arial" w:eastAsia="Arial" w:hAnsi="Arial" w:cs="Arial"/>
                <w:sz w:val="20"/>
                <w:szCs w:val="20"/>
                <w:highlight w:val="yellow"/>
                <w:lang w:val="en-US"/>
              </w:rPr>
              <w:t>_</w:t>
            </w:r>
            <w:r w:rsidRPr="001A04C0">
              <w:rPr>
                <w:rFonts w:ascii="Arial" w:eastAsia="Arial" w:hAnsi="Arial" w:cs="Arial"/>
                <w:sz w:val="20"/>
                <w:szCs w:val="20"/>
                <w:lang w:val="en-US"/>
              </w:rPr>
              <w:t>]</w:t>
            </w:r>
          </w:p>
        </w:tc>
      </w:tr>
      <w:tr w:rsidR="001A507E" w:rsidRPr="00B55694" w14:paraId="49CCB18A" w14:textId="77777777" w:rsidTr="00905FC6">
        <w:tc>
          <w:tcPr>
            <w:tcW w:w="9072" w:type="dxa"/>
          </w:tcPr>
          <w:p w14:paraId="715F6A9B" w14:textId="17C11A2A" w:rsidR="00472042" w:rsidRPr="001A04C0" w:rsidRDefault="00472042">
            <w:pPr>
              <w:spacing w:before="120" w:after="120" w:line="288" w:lineRule="auto"/>
              <w:jc w:val="center"/>
              <w:rPr>
                <w:rFonts w:ascii="Arial" w:eastAsia="Arial" w:hAnsi="Arial" w:cs="Arial"/>
                <w:b/>
                <w:bCs/>
                <w:sz w:val="20"/>
                <w:szCs w:val="20"/>
                <w:lang w:val="en-US"/>
              </w:rPr>
            </w:pPr>
          </w:p>
          <w:p w14:paraId="1C3D8549" w14:textId="3E5581C0" w:rsidR="001A507E" w:rsidRPr="001A04C0" w:rsidRDefault="001A507E">
            <w:pPr>
              <w:spacing w:before="120" w:after="120" w:line="288" w:lineRule="auto"/>
              <w:jc w:val="center"/>
              <w:rPr>
                <w:rFonts w:ascii="Arial" w:eastAsia="Arial" w:hAnsi="Arial" w:cs="Arial"/>
                <w:b/>
                <w:bCs/>
                <w:sz w:val="20"/>
                <w:szCs w:val="20"/>
                <w:lang w:val="en-US"/>
              </w:rPr>
            </w:pPr>
            <w:r w:rsidRPr="001A04C0">
              <w:rPr>
                <w:rFonts w:ascii="Arial" w:eastAsia="Arial" w:hAnsi="Arial" w:cs="Arial"/>
                <w:b/>
                <w:bCs/>
                <w:sz w:val="20"/>
                <w:szCs w:val="20"/>
                <w:lang w:val="en-US"/>
              </w:rPr>
              <w:t>__________________________</w:t>
            </w:r>
          </w:p>
          <w:p w14:paraId="7F2F0480" w14:textId="156355F3" w:rsidR="001A507E" w:rsidRPr="001A04C0" w:rsidRDefault="00472042">
            <w:pPr>
              <w:spacing w:before="120" w:after="120" w:line="288" w:lineRule="auto"/>
              <w:jc w:val="center"/>
              <w:rPr>
                <w:rFonts w:ascii="Arial" w:eastAsia="Arial" w:hAnsi="Arial" w:cs="Arial"/>
                <w:b/>
                <w:bCs/>
                <w:sz w:val="20"/>
                <w:szCs w:val="20"/>
                <w:lang w:val="en-US"/>
              </w:rPr>
            </w:pPr>
            <w:r w:rsidRPr="001A04C0">
              <w:rPr>
                <w:rFonts w:ascii="Arial" w:eastAsia="Arial" w:hAnsi="Arial" w:cs="Arial"/>
                <w:b/>
                <w:bCs/>
                <w:sz w:val="20"/>
                <w:szCs w:val="20"/>
                <w:lang w:val="en-US"/>
              </w:rPr>
              <w:t xml:space="preserve">Piotr Jurek – </w:t>
            </w:r>
            <w:r w:rsidR="001A04C0" w:rsidRPr="001A04C0">
              <w:rPr>
                <w:rFonts w:ascii="Arial" w:eastAsia="Arial" w:hAnsi="Arial" w:cs="Arial"/>
                <w:b/>
                <w:bCs/>
                <w:sz w:val="20"/>
                <w:szCs w:val="20"/>
                <w:lang w:val="en-US"/>
              </w:rPr>
              <w:t>CEO / Representative Director-level signatory</w:t>
            </w:r>
          </w:p>
        </w:tc>
      </w:tr>
    </w:tbl>
    <w:p w14:paraId="4CC3CB88" w14:textId="77777777" w:rsidR="00F678E0" w:rsidRPr="001A04C0" w:rsidRDefault="00F678E0">
      <w:pPr>
        <w:spacing w:before="120" w:after="120" w:line="288" w:lineRule="auto"/>
        <w:jc w:val="both"/>
        <w:rPr>
          <w:rFonts w:ascii="Arial" w:eastAsia="Arial" w:hAnsi="Arial" w:cs="Arial"/>
          <w:sz w:val="20"/>
          <w:szCs w:val="20"/>
          <w:lang w:val="en-US"/>
        </w:rPr>
      </w:pPr>
    </w:p>
    <w:p w14:paraId="5340B4B7" w14:textId="77777777" w:rsidR="00F678E0" w:rsidRPr="001A04C0" w:rsidRDefault="002A7F42">
      <w:pPr>
        <w:pageBreakBefore/>
        <w:pBdr>
          <w:top w:val="nil"/>
          <w:left w:val="nil"/>
          <w:bottom w:val="nil"/>
          <w:right w:val="nil"/>
          <w:between w:val="nil"/>
        </w:pBdr>
        <w:spacing w:line="240" w:lineRule="auto"/>
        <w:rPr>
          <w:rFonts w:ascii="Arial" w:eastAsia="Arial" w:hAnsi="Arial" w:cs="Arial"/>
          <w:b/>
          <w:sz w:val="20"/>
          <w:szCs w:val="20"/>
          <w:lang w:val="en-US"/>
        </w:rPr>
      </w:pPr>
      <w:r w:rsidRPr="001A04C0">
        <w:rPr>
          <w:rFonts w:ascii="Arial" w:eastAsia="Arial" w:hAnsi="Arial" w:cs="Arial"/>
          <w:b/>
          <w:sz w:val="20"/>
          <w:szCs w:val="20"/>
          <w:lang w:val="en-US"/>
        </w:rPr>
        <w:lastRenderedPageBreak/>
        <w:t>Annex 1: LIST OF ORDER COSTS (net value which should be increased by the value of VAT)</w:t>
      </w:r>
    </w:p>
    <w:p w14:paraId="7461B542" w14:textId="77777777" w:rsidR="00F678E0" w:rsidRPr="001A04C0" w:rsidRDefault="00F678E0">
      <w:pPr>
        <w:spacing w:line="240" w:lineRule="auto"/>
        <w:ind w:hanging="2"/>
        <w:rPr>
          <w:rFonts w:ascii="Arial" w:eastAsia="Arial" w:hAnsi="Arial" w:cs="Arial"/>
          <w:sz w:val="20"/>
          <w:szCs w:val="20"/>
          <w:lang w:val="en-US"/>
        </w:rPr>
      </w:pPr>
    </w:p>
    <w:tbl>
      <w:tblPr>
        <w:tblStyle w:val="ad"/>
        <w:tblW w:w="8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3"/>
        <w:gridCol w:w="4111"/>
      </w:tblGrid>
      <w:tr w:rsidR="00F678E0" w:rsidRPr="001A04C0" w14:paraId="04415CCF" w14:textId="77777777">
        <w:trPr>
          <w:trHeight w:val="468"/>
        </w:trPr>
        <w:tc>
          <w:tcPr>
            <w:tcW w:w="4243" w:type="dxa"/>
            <w:shd w:val="clear" w:color="auto" w:fill="A6A6A6"/>
            <w:tcMar>
              <w:top w:w="100" w:type="dxa"/>
              <w:left w:w="100" w:type="dxa"/>
              <w:bottom w:w="100" w:type="dxa"/>
              <w:right w:w="100" w:type="dxa"/>
            </w:tcMar>
          </w:tcPr>
          <w:p w14:paraId="63738A94" w14:textId="77777777" w:rsidR="00F678E0" w:rsidRPr="001A04C0" w:rsidRDefault="002A7F42">
            <w:pPr>
              <w:widowControl w:val="0"/>
              <w:spacing w:after="0" w:line="240" w:lineRule="auto"/>
              <w:ind w:hanging="2"/>
              <w:rPr>
                <w:rFonts w:ascii="Arial" w:eastAsia="Arial" w:hAnsi="Arial" w:cs="Arial"/>
                <w:sz w:val="20"/>
                <w:szCs w:val="20"/>
                <w:lang w:val="en-US"/>
              </w:rPr>
            </w:pPr>
            <w:r w:rsidRPr="001A04C0">
              <w:rPr>
                <w:rFonts w:ascii="Arial" w:eastAsia="Arial" w:hAnsi="Arial" w:cs="Arial"/>
                <w:sz w:val="20"/>
                <w:szCs w:val="20"/>
                <w:lang w:val="en-US"/>
              </w:rPr>
              <w:t xml:space="preserve">Product / Service description </w:t>
            </w:r>
          </w:p>
        </w:tc>
        <w:tc>
          <w:tcPr>
            <w:tcW w:w="4111" w:type="dxa"/>
            <w:shd w:val="clear" w:color="auto" w:fill="A6A6A6"/>
            <w:tcMar>
              <w:top w:w="100" w:type="dxa"/>
              <w:left w:w="100" w:type="dxa"/>
              <w:bottom w:w="100" w:type="dxa"/>
              <w:right w:w="100" w:type="dxa"/>
            </w:tcMar>
          </w:tcPr>
          <w:p w14:paraId="6298354B" w14:textId="77777777" w:rsidR="00F678E0" w:rsidRPr="001A04C0" w:rsidRDefault="002A7F42">
            <w:pPr>
              <w:widowControl w:val="0"/>
              <w:spacing w:after="0" w:line="240" w:lineRule="auto"/>
              <w:ind w:hanging="2"/>
              <w:rPr>
                <w:rFonts w:ascii="Arial" w:eastAsia="Arial" w:hAnsi="Arial" w:cs="Arial"/>
                <w:sz w:val="20"/>
                <w:szCs w:val="20"/>
                <w:lang w:val="en-US"/>
              </w:rPr>
            </w:pPr>
            <w:r w:rsidRPr="001A04C0">
              <w:rPr>
                <w:rFonts w:ascii="Arial" w:eastAsia="Arial" w:hAnsi="Arial" w:cs="Arial"/>
                <w:sz w:val="20"/>
                <w:szCs w:val="20"/>
                <w:lang w:val="en-US"/>
              </w:rPr>
              <w:t>Costs</w:t>
            </w:r>
          </w:p>
        </w:tc>
      </w:tr>
      <w:tr w:rsidR="00F678E0" w:rsidRPr="00B55694" w14:paraId="3EC79385" w14:textId="77777777">
        <w:trPr>
          <w:trHeight w:val="240"/>
        </w:trPr>
        <w:tc>
          <w:tcPr>
            <w:tcW w:w="4243" w:type="dxa"/>
            <w:tcMar>
              <w:top w:w="100" w:type="dxa"/>
              <w:left w:w="100" w:type="dxa"/>
              <w:bottom w:w="100" w:type="dxa"/>
              <w:right w:w="100" w:type="dxa"/>
            </w:tcMar>
          </w:tcPr>
          <w:p w14:paraId="5A922D84" w14:textId="66157EAB" w:rsidR="00F678E0" w:rsidRPr="001A04C0" w:rsidRDefault="002A7F42">
            <w:pPr>
              <w:widowControl w:val="0"/>
              <w:spacing w:after="0" w:line="240" w:lineRule="auto"/>
              <w:ind w:hanging="2"/>
              <w:rPr>
                <w:rFonts w:ascii="Arial" w:eastAsia="Arial" w:hAnsi="Arial" w:cs="Arial"/>
                <w:sz w:val="20"/>
                <w:szCs w:val="20"/>
                <w:lang w:val="en-US"/>
              </w:rPr>
            </w:pPr>
            <w:r w:rsidRPr="001A04C0">
              <w:rPr>
                <w:rFonts w:ascii="Arial" w:eastAsia="Arial" w:hAnsi="Arial" w:cs="Arial"/>
                <w:sz w:val="20"/>
                <w:szCs w:val="20"/>
                <w:lang w:val="en-US"/>
              </w:rPr>
              <w:t xml:space="preserve">IT Services performed by the Contractor as in </w:t>
            </w:r>
            <w:r w:rsidR="00933456" w:rsidRPr="001A04C0">
              <w:rPr>
                <w:rFonts w:ascii="Arial" w:eastAsia="Arial" w:hAnsi="Arial" w:cs="Arial"/>
                <w:sz w:val="20"/>
                <w:szCs w:val="20"/>
                <w:lang w:val="en-US"/>
              </w:rPr>
              <w:t>the Order</w:t>
            </w:r>
            <w:r w:rsidRPr="001A04C0">
              <w:rPr>
                <w:rFonts w:ascii="Arial" w:eastAsia="Arial" w:hAnsi="Arial" w:cs="Arial"/>
                <w:sz w:val="20"/>
                <w:szCs w:val="20"/>
                <w:lang w:val="en-US"/>
              </w:rPr>
              <w:t>.</w:t>
            </w:r>
          </w:p>
          <w:p w14:paraId="34E90343" w14:textId="77777777" w:rsidR="00F678E0" w:rsidRPr="001A04C0" w:rsidRDefault="00F678E0">
            <w:pPr>
              <w:widowControl w:val="0"/>
              <w:spacing w:after="0" w:line="240" w:lineRule="auto"/>
              <w:ind w:hanging="2"/>
              <w:rPr>
                <w:rFonts w:ascii="Arial" w:eastAsia="Arial" w:hAnsi="Arial" w:cs="Arial"/>
                <w:sz w:val="20"/>
                <w:szCs w:val="20"/>
                <w:lang w:val="en-US"/>
              </w:rPr>
            </w:pPr>
          </w:p>
          <w:p w14:paraId="6A2EE0CD" w14:textId="77777777" w:rsidR="00F678E0" w:rsidRPr="001A04C0" w:rsidRDefault="00F678E0">
            <w:pPr>
              <w:widowControl w:val="0"/>
              <w:spacing w:after="0" w:line="240" w:lineRule="auto"/>
              <w:ind w:hanging="2"/>
              <w:rPr>
                <w:rFonts w:ascii="Arial" w:eastAsia="Arial" w:hAnsi="Arial" w:cs="Arial"/>
                <w:sz w:val="20"/>
                <w:szCs w:val="20"/>
                <w:lang w:val="en-US"/>
              </w:rPr>
            </w:pPr>
          </w:p>
          <w:p w14:paraId="237312E8" w14:textId="77777777" w:rsidR="00F678E0" w:rsidRPr="001A04C0" w:rsidRDefault="00F678E0">
            <w:pPr>
              <w:widowControl w:val="0"/>
              <w:spacing w:after="0" w:line="240" w:lineRule="auto"/>
              <w:ind w:hanging="2"/>
              <w:rPr>
                <w:rFonts w:ascii="Arial" w:eastAsia="Arial" w:hAnsi="Arial" w:cs="Arial"/>
                <w:sz w:val="20"/>
                <w:szCs w:val="20"/>
                <w:lang w:val="en-US"/>
              </w:rPr>
            </w:pPr>
          </w:p>
          <w:p w14:paraId="10A9207B" w14:textId="77777777" w:rsidR="00F678E0" w:rsidRPr="001A04C0" w:rsidRDefault="00F678E0">
            <w:pPr>
              <w:widowControl w:val="0"/>
              <w:spacing w:after="0" w:line="240" w:lineRule="auto"/>
              <w:ind w:hanging="2"/>
              <w:rPr>
                <w:rFonts w:ascii="Arial" w:eastAsia="Arial" w:hAnsi="Arial" w:cs="Arial"/>
                <w:sz w:val="20"/>
                <w:szCs w:val="20"/>
                <w:lang w:val="en-US"/>
              </w:rPr>
            </w:pPr>
          </w:p>
          <w:p w14:paraId="434FCC20" w14:textId="77777777" w:rsidR="00F678E0" w:rsidRPr="001A04C0" w:rsidRDefault="00F678E0">
            <w:pPr>
              <w:widowControl w:val="0"/>
              <w:spacing w:after="0" w:line="240" w:lineRule="auto"/>
              <w:ind w:hanging="2"/>
              <w:rPr>
                <w:rFonts w:ascii="Arial" w:eastAsia="Arial" w:hAnsi="Arial" w:cs="Arial"/>
                <w:sz w:val="20"/>
                <w:szCs w:val="20"/>
                <w:lang w:val="en-US"/>
              </w:rPr>
            </w:pPr>
          </w:p>
          <w:p w14:paraId="6756BF5D" w14:textId="77777777" w:rsidR="00F678E0" w:rsidRPr="001A04C0" w:rsidRDefault="00F678E0">
            <w:pPr>
              <w:widowControl w:val="0"/>
              <w:spacing w:after="0" w:line="240" w:lineRule="auto"/>
              <w:ind w:hanging="2"/>
              <w:rPr>
                <w:rFonts w:ascii="Arial" w:eastAsia="Arial" w:hAnsi="Arial" w:cs="Arial"/>
                <w:sz w:val="20"/>
                <w:szCs w:val="20"/>
                <w:lang w:val="en-US"/>
              </w:rPr>
            </w:pPr>
          </w:p>
          <w:p w14:paraId="05F84787" w14:textId="77777777" w:rsidR="00F678E0" w:rsidRPr="001A04C0" w:rsidRDefault="00F678E0">
            <w:pPr>
              <w:widowControl w:val="0"/>
              <w:spacing w:after="0" w:line="240" w:lineRule="auto"/>
              <w:ind w:hanging="2"/>
              <w:rPr>
                <w:rFonts w:ascii="Arial" w:eastAsia="Arial" w:hAnsi="Arial" w:cs="Arial"/>
                <w:sz w:val="20"/>
                <w:szCs w:val="20"/>
                <w:lang w:val="en-US"/>
              </w:rPr>
            </w:pPr>
          </w:p>
          <w:p w14:paraId="20DCB95F" w14:textId="77777777" w:rsidR="00F678E0" w:rsidRPr="001A04C0" w:rsidRDefault="00F678E0">
            <w:pPr>
              <w:widowControl w:val="0"/>
              <w:spacing w:after="0" w:line="240" w:lineRule="auto"/>
              <w:ind w:hanging="2"/>
              <w:rPr>
                <w:rFonts w:ascii="Arial" w:eastAsia="Arial" w:hAnsi="Arial" w:cs="Arial"/>
                <w:sz w:val="20"/>
                <w:szCs w:val="20"/>
                <w:lang w:val="en-US"/>
              </w:rPr>
            </w:pPr>
          </w:p>
        </w:tc>
        <w:tc>
          <w:tcPr>
            <w:tcW w:w="4111" w:type="dxa"/>
            <w:tcMar>
              <w:top w:w="100" w:type="dxa"/>
              <w:left w:w="100" w:type="dxa"/>
              <w:bottom w:w="100" w:type="dxa"/>
              <w:right w:w="100" w:type="dxa"/>
            </w:tcMar>
          </w:tcPr>
          <w:p w14:paraId="4EC0353F" w14:textId="43A23FA6" w:rsidR="00F678E0" w:rsidRPr="001A04C0" w:rsidRDefault="006F6884">
            <w:pPr>
              <w:widowControl w:val="0"/>
              <w:spacing w:after="0" w:line="240" w:lineRule="auto"/>
              <w:ind w:hanging="2"/>
              <w:rPr>
                <w:rFonts w:ascii="Arial" w:eastAsia="Arial" w:hAnsi="Arial" w:cs="Arial"/>
                <w:sz w:val="20"/>
                <w:szCs w:val="20"/>
                <w:lang w:val="en-US"/>
              </w:rPr>
            </w:pPr>
            <w:r w:rsidRPr="001A04C0">
              <w:rPr>
                <w:rFonts w:ascii="Arial" w:eastAsia="Arial" w:hAnsi="Arial" w:cs="Arial"/>
                <w:sz w:val="20"/>
                <w:szCs w:val="20"/>
                <w:lang w:val="en-US"/>
              </w:rPr>
              <w:t>Cost</w:t>
            </w:r>
            <w:r w:rsidR="00037904" w:rsidRPr="001A04C0">
              <w:rPr>
                <w:rFonts w:ascii="Arial" w:eastAsia="Arial" w:hAnsi="Arial" w:cs="Arial"/>
                <w:sz w:val="20"/>
                <w:szCs w:val="20"/>
                <w:lang w:val="en-US"/>
              </w:rPr>
              <w:t>s</w:t>
            </w:r>
            <w:r w:rsidRPr="001A04C0">
              <w:rPr>
                <w:rFonts w:ascii="Arial" w:eastAsia="Arial" w:hAnsi="Arial" w:cs="Arial"/>
                <w:sz w:val="20"/>
                <w:szCs w:val="20"/>
                <w:lang w:val="en-US"/>
              </w:rPr>
              <w:t xml:space="preserve"> of </w:t>
            </w:r>
            <w:r w:rsidR="00037904" w:rsidRPr="001A04C0">
              <w:rPr>
                <w:rFonts w:ascii="Arial" w:eastAsia="Arial" w:hAnsi="Arial" w:cs="Arial"/>
                <w:sz w:val="20"/>
                <w:szCs w:val="20"/>
                <w:lang w:val="en-US"/>
              </w:rPr>
              <w:t xml:space="preserve">providing the </w:t>
            </w:r>
            <w:r w:rsidR="002A7F42" w:rsidRPr="001A04C0">
              <w:rPr>
                <w:rFonts w:ascii="Arial" w:eastAsia="Arial" w:hAnsi="Arial" w:cs="Arial"/>
                <w:sz w:val="20"/>
                <w:szCs w:val="20"/>
                <w:lang w:val="en-US"/>
              </w:rPr>
              <w:t>Consultant</w:t>
            </w:r>
            <w:r w:rsidR="00037904" w:rsidRPr="001A04C0">
              <w:rPr>
                <w:rFonts w:ascii="Arial" w:eastAsia="Arial" w:hAnsi="Arial" w:cs="Arial"/>
                <w:sz w:val="20"/>
                <w:szCs w:val="20"/>
                <w:lang w:val="en-US"/>
              </w:rPr>
              <w:t xml:space="preserve"> with a</w:t>
            </w:r>
            <w:r w:rsidR="009E5DD0" w:rsidRPr="001A04C0">
              <w:rPr>
                <w:rFonts w:ascii="Arial" w:eastAsia="Arial" w:hAnsi="Arial" w:cs="Arial"/>
                <w:sz w:val="20"/>
                <w:szCs w:val="20"/>
                <w:lang w:val="en-US"/>
              </w:rPr>
              <w:t xml:space="preserve"> suitable</w:t>
            </w:r>
            <w:r w:rsidR="002A7F42" w:rsidRPr="001A04C0">
              <w:rPr>
                <w:rFonts w:ascii="Arial" w:eastAsia="Arial" w:hAnsi="Arial" w:cs="Arial"/>
                <w:sz w:val="20"/>
                <w:szCs w:val="20"/>
                <w:lang w:val="en-US"/>
              </w:rPr>
              <w:t xml:space="preserve"> </w:t>
            </w:r>
            <w:r w:rsidRPr="001A04C0">
              <w:rPr>
                <w:rFonts w:ascii="Arial" w:eastAsia="Arial" w:hAnsi="Arial" w:cs="Arial"/>
                <w:color w:val="000000"/>
                <w:sz w:val="20"/>
                <w:szCs w:val="20"/>
                <w:lang w:val="en-US"/>
              </w:rPr>
              <w:t>working environment, including</w:t>
            </w:r>
            <w:r w:rsidR="00037904" w:rsidRPr="001A04C0">
              <w:rPr>
                <w:rFonts w:ascii="Arial" w:eastAsia="Arial" w:hAnsi="Arial" w:cs="Arial"/>
                <w:color w:val="000000"/>
                <w:sz w:val="20"/>
                <w:szCs w:val="20"/>
                <w:lang w:val="en-US"/>
              </w:rPr>
              <w:t xml:space="preserve"> </w:t>
            </w:r>
            <w:r w:rsidR="004F1840" w:rsidRPr="001A04C0">
              <w:rPr>
                <w:rFonts w:ascii="Arial" w:eastAsia="Arial" w:hAnsi="Arial" w:cs="Arial"/>
                <w:color w:val="000000"/>
                <w:sz w:val="20"/>
                <w:szCs w:val="20"/>
                <w:lang w:val="en-US"/>
              </w:rPr>
              <w:t xml:space="preserve">equipment and </w:t>
            </w:r>
            <w:r w:rsidR="009E5DD0" w:rsidRPr="001A04C0">
              <w:rPr>
                <w:rFonts w:ascii="Arial" w:eastAsia="Arial" w:hAnsi="Arial" w:cs="Arial"/>
                <w:color w:val="000000"/>
                <w:sz w:val="20"/>
                <w:szCs w:val="20"/>
                <w:lang w:val="en-US"/>
              </w:rPr>
              <w:t>premises necessary</w:t>
            </w:r>
            <w:r w:rsidR="004F1840" w:rsidRPr="001A04C0">
              <w:rPr>
                <w:rFonts w:ascii="Arial" w:eastAsia="Arial" w:hAnsi="Arial" w:cs="Arial"/>
                <w:color w:val="000000"/>
                <w:sz w:val="20"/>
                <w:szCs w:val="20"/>
                <w:lang w:val="en-US"/>
              </w:rPr>
              <w:t xml:space="preserve"> to perform the ordered Services</w:t>
            </w:r>
            <w:r w:rsidR="00973E03" w:rsidRPr="001A04C0">
              <w:rPr>
                <w:rFonts w:ascii="Arial" w:eastAsia="Arial" w:hAnsi="Arial" w:cs="Arial"/>
                <w:color w:val="000000"/>
                <w:sz w:val="20"/>
                <w:szCs w:val="20"/>
                <w:lang w:val="en-US"/>
              </w:rPr>
              <w:t>.</w:t>
            </w:r>
          </w:p>
        </w:tc>
      </w:tr>
      <w:tr w:rsidR="00F678E0" w:rsidRPr="00B55694" w14:paraId="200CB5ED" w14:textId="77777777">
        <w:trPr>
          <w:trHeight w:val="240"/>
        </w:trPr>
        <w:tc>
          <w:tcPr>
            <w:tcW w:w="4243" w:type="dxa"/>
            <w:tcMar>
              <w:top w:w="100" w:type="dxa"/>
              <w:left w:w="100" w:type="dxa"/>
              <w:bottom w:w="100" w:type="dxa"/>
              <w:right w:w="100" w:type="dxa"/>
            </w:tcMar>
          </w:tcPr>
          <w:p w14:paraId="097322CC" w14:textId="77777777" w:rsidR="00F678E0" w:rsidRPr="001A04C0" w:rsidRDefault="002A7F42">
            <w:pPr>
              <w:widowControl w:val="0"/>
              <w:spacing w:after="0" w:line="240" w:lineRule="auto"/>
              <w:ind w:hanging="2"/>
              <w:rPr>
                <w:rFonts w:ascii="Arial" w:eastAsia="Arial" w:hAnsi="Arial" w:cs="Arial"/>
                <w:sz w:val="20"/>
                <w:szCs w:val="20"/>
                <w:lang w:val="en-US"/>
              </w:rPr>
            </w:pPr>
            <w:r w:rsidRPr="001A04C0">
              <w:rPr>
                <w:rFonts w:ascii="Arial" w:eastAsia="Arial" w:hAnsi="Arial" w:cs="Arial"/>
                <w:sz w:val="20"/>
                <w:szCs w:val="20"/>
                <w:lang w:val="en-US"/>
              </w:rPr>
              <w:t>Administration cost</w:t>
            </w:r>
          </w:p>
          <w:p w14:paraId="210A988B" w14:textId="77777777" w:rsidR="00F678E0" w:rsidRPr="001A04C0" w:rsidRDefault="00F678E0">
            <w:pPr>
              <w:widowControl w:val="0"/>
              <w:spacing w:after="0" w:line="240" w:lineRule="auto"/>
              <w:ind w:hanging="2"/>
              <w:rPr>
                <w:rFonts w:ascii="Arial" w:eastAsia="Arial" w:hAnsi="Arial" w:cs="Arial"/>
                <w:strike/>
                <w:sz w:val="20"/>
                <w:szCs w:val="20"/>
                <w:lang w:val="en-US"/>
              </w:rPr>
            </w:pPr>
          </w:p>
        </w:tc>
        <w:tc>
          <w:tcPr>
            <w:tcW w:w="4111" w:type="dxa"/>
            <w:tcMar>
              <w:top w:w="100" w:type="dxa"/>
              <w:left w:w="100" w:type="dxa"/>
              <w:bottom w:w="100" w:type="dxa"/>
              <w:right w:w="100" w:type="dxa"/>
            </w:tcMar>
          </w:tcPr>
          <w:p w14:paraId="2E8ADB52" w14:textId="11E841C4" w:rsidR="00F678E0" w:rsidRPr="001A04C0" w:rsidRDefault="001D1CED">
            <w:pPr>
              <w:widowControl w:val="0"/>
              <w:spacing w:after="0" w:line="240" w:lineRule="auto"/>
              <w:ind w:hanging="2"/>
              <w:rPr>
                <w:rFonts w:ascii="Arial" w:eastAsia="Arial" w:hAnsi="Arial" w:cs="Arial"/>
                <w:sz w:val="20"/>
                <w:szCs w:val="20"/>
                <w:lang w:val="en-US"/>
              </w:rPr>
            </w:pPr>
            <w:r w:rsidRPr="001A04C0">
              <w:rPr>
                <w:rFonts w:ascii="Arial" w:eastAsia="Arial" w:hAnsi="Arial" w:cs="Arial"/>
                <w:sz w:val="20"/>
                <w:szCs w:val="20"/>
                <w:lang w:val="en-US"/>
              </w:rPr>
              <w:t>As indicated in the Order.</w:t>
            </w:r>
          </w:p>
        </w:tc>
      </w:tr>
    </w:tbl>
    <w:p w14:paraId="22AC1679" w14:textId="77777777" w:rsidR="00F678E0" w:rsidRPr="001A04C0" w:rsidRDefault="00F678E0">
      <w:pPr>
        <w:spacing w:line="240" w:lineRule="auto"/>
        <w:ind w:hanging="2"/>
        <w:rPr>
          <w:rFonts w:ascii="Arial" w:eastAsia="Arial" w:hAnsi="Arial" w:cs="Arial"/>
          <w:sz w:val="20"/>
          <w:szCs w:val="20"/>
          <w:lang w:val="en-US"/>
        </w:rPr>
      </w:pPr>
    </w:p>
    <w:p w14:paraId="3EE6DD79" w14:textId="77777777" w:rsidR="00F678E0" w:rsidRPr="001A04C0" w:rsidRDefault="00F678E0">
      <w:pPr>
        <w:pBdr>
          <w:top w:val="nil"/>
          <w:left w:val="nil"/>
          <w:bottom w:val="nil"/>
          <w:right w:val="nil"/>
          <w:between w:val="nil"/>
        </w:pBdr>
        <w:spacing w:line="240" w:lineRule="auto"/>
        <w:ind w:hanging="2"/>
        <w:rPr>
          <w:rFonts w:ascii="Arial" w:eastAsia="Arial" w:hAnsi="Arial" w:cs="Arial"/>
          <w:sz w:val="20"/>
          <w:szCs w:val="20"/>
          <w:lang w:val="en-US"/>
        </w:rPr>
      </w:pPr>
    </w:p>
    <w:p w14:paraId="39CB49AB" w14:textId="77777777" w:rsidR="00F678E0" w:rsidRPr="001A04C0" w:rsidRDefault="00F678E0">
      <w:pPr>
        <w:pBdr>
          <w:top w:val="nil"/>
          <w:left w:val="nil"/>
          <w:bottom w:val="nil"/>
          <w:right w:val="nil"/>
          <w:between w:val="nil"/>
        </w:pBdr>
        <w:spacing w:line="240" w:lineRule="auto"/>
        <w:ind w:hanging="2"/>
        <w:rPr>
          <w:rFonts w:ascii="Arial" w:eastAsia="Arial" w:hAnsi="Arial" w:cs="Arial"/>
          <w:sz w:val="20"/>
          <w:szCs w:val="20"/>
          <w:lang w:val="en-US"/>
        </w:rPr>
      </w:pPr>
    </w:p>
    <w:p w14:paraId="46D5EF60" w14:textId="77777777" w:rsidR="00F678E0" w:rsidRPr="001A04C0" w:rsidRDefault="00F678E0">
      <w:pPr>
        <w:pBdr>
          <w:top w:val="nil"/>
          <w:left w:val="nil"/>
          <w:bottom w:val="nil"/>
          <w:right w:val="nil"/>
          <w:between w:val="nil"/>
        </w:pBdr>
        <w:spacing w:line="240" w:lineRule="auto"/>
        <w:ind w:hanging="2"/>
        <w:rPr>
          <w:rFonts w:ascii="Arial" w:eastAsia="Arial" w:hAnsi="Arial" w:cs="Arial"/>
          <w:sz w:val="20"/>
          <w:szCs w:val="20"/>
          <w:lang w:val="en-US"/>
        </w:rPr>
      </w:pPr>
    </w:p>
    <w:p w14:paraId="6CA068EF" w14:textId="77777777" w:rsidR="00F678E0" w:rsidRPr="001A04C0" w:rsidRDefault="00F678E0">
      <w:pPr>
        <w:pBdr>
          <w:top w:val="nil"/>
          <w:left w:val="nil"/>
          <w:bottom w:val="nil"/>
          <w:right w:val="nil"/>
          <w:between w:val="nil"/>
        </w:pBdr>
        <w:spacing w:line="240" w:lineRule="auto"/>
        <w:ind w:hanging="2"/>
        <w:rPr>
          <w:rFonts w:ascii="Arial" w:eastAsia="Arial" w:hAnsi="Arial" w:cs="Arial"/>
          <w:sz w:val="20"/>
          <w:szCs w:val="20"/>
          <w:lang w:val="en-US"/>
        </w:rPr>
      </w:pPr>
    </w:p>
    <w:p w14:paraId="60E68C70" w14:textId="4C044419" w:rsidR="00F678E0" w:rsidRPr="001A04C0" w:rsidRDefault="002A7F42">
      <w:pPr>
        <w:pageBreakBefore/>
        <w:pBdr>
          <w:top w:val="nil"/>
          <w:left w:val="nil"/>
          <w:bottom w:val="nil"/>
          <w:right w:val="nil"/>
          <w:between w:val="nil"/>
        </w:pBdr>
        <w:spacing w:line="240" w:lineRule="auto"/>
        <w:rPr>
          <w:rFonts w:ascii="Arial" w:eastAsia="Arial" w:hAnsi="Arial" w:cs="Arial"/>
          <w:b/>
          <w:sz w:val="20"/>
          <w:szCs w:val="20"/>
          <w:lang w:val="en-US"/>
        </w:rPr>
      </w:pPr>
      <w:bookmarkStart w:id="19" w:name="_Hlk217991669"/>
      <w:r w:rsidRPr="001A04C0">
        <w:rPr>
          <w:rFonts w:ascii="Arial" w:eastAsia="Arial" w:hAnsi="Arial" w:cs="Arial"/>
          <w:b/>
          <w:sz w:val="20"/>
          <w:szCs w:val="20"/>
          <w:lang w:val="en-US"/>
        </w:rPr>
        <w:lastRenderedPageBreak/>
        <w:t xml:space="preserve">Annex 2: </w:t>
      </w:r>
      <w:r w:rsidR="00973E03" w:rsidRPr="001A04C0">
        <w:rPr>
          <w:rFonts w:ascii="Arial" w:eastAsia="Arial" w:hAnsi="Arial" w:cs="Arial"/>
          <w:b/>
          <w:sz w:val="20"/>
          <w:szCs w:val="20"/>
          <w:lang w:val="en-US"/>
        </w:rPr>
        <w:t xml:space="preserve">TEMPLATE OF THE </w:t>
      </w:r>
      <w:r w:rsidRPr="001A04C0">
        <w:rPr>
          <w:rFonts w:ascii="Arial" w:eastAsia="Arial" w:hAnsi="Arial" w:cs="Arial"/>
          <w:b/>
          <w:sz w:val="20"/>
          <w:szCs w:val="20"/>
          <w:lang w:val="en-US"/>
        </w:rPr>
        <w:t>ORDER</w:t>
      </w:r>
    </w:p>
    <w:bookmarkEnd w:id="19"/>
    <w:p w14:paraId="07A68905" w14:textId="77777777" w:rsidR="00F678E0" w:rsidRPr="001A04C0" w:rsidRDefault="00F678E0">
      <w:pPr>
        <w:pBdr>
          <w:top w:val="nil"/>
          <w:left w:val="nil"/>
          <w:bottom w:val="nil"/>
          <w:right w:val="nil"/>
          <w:between w:val="nil"/>
        </w:pBdr>
        <w:spacing w:line="240" w:lineRule="auto"/>
        <w:ind w:hanging="2"/>
        <w:rPr>
          <w:rFonts w:ascii="Arial" w:eastAsia="Arial" w:hAnsi="Arial" w:cs="Arial"/>
          <w:sz w:val="20"/>
          <w:szCs w:val="20"/>
          <w:lang w:val="en-US"/>
        </w:rPr>
      </w:pPr>
    </w:p>
    <w:tbl>
      <w:tblPr>
        <w:tblStyle w:val="af"/>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4536"/>
      </w:tblGrid>
      <w:tr w:rsidR="00F678E0" w:rsidRPr="001A04C0" w14:paraId="7A48089F" w14:textId="77777777">
        <w:tc>
          <w:tcPr>
            <w:tcW w:w="4536" w:type="dxa"/>
            <w:tcMar>
              <w:top w:w="100" w:type="dxa"/>
              <w:left w:w="100" w:type="dxa"/>
              <w:bottom w:w="100" w:type="dxa"/>
              <w:right w:w="100" w:type="dxa"/>
            </w:tcMar>
          </w:tcPr>
          <w:p w14:paraId="1AE3409D" w14:textId="77777777" w:rsidR="00F678E0" w:rsidRPr="001A04C0" w:rsidRDefault="002A7F42">
            <w:pPr>
              <w:spacing w:line="240" w:lineRule="auto"/>
              <w:ind w:hanging="2"/>
              <w:rPr>
                <w:rFonts w:ascii="Arial" w:eastAsia="Arial" w:hAnsi="Arial" w:cs="Arial"/>
                <w:sz w:val="20"/>
                <w:szCs w:val="20"/>
                <w:lang w:val="en-US"/>
              </w:rPr>
            </w:pPr>
            <w:r w:rsidRPr="001A04C0">
              <w:rPr>
                <w:rFonts w:ascii="Arial" w:eastAsia="Arial" w:hAnsi="Arial" w:cs="Arial"/>
                <w:sz w:val="20"/>
                <w:szCs w:val="20"/>
                <w:lang w:val="en-US"/>
              </w:rPr>
              <w:t>Consultant Name:</w:t>
            </w:r>
          </w:p>
        </w:tc>
        <w:tc>
          <w:tcPr>
            <w:tcW w:w="4536" w:type="dxa"/>
            <w:tcMar>
              <w:top w:w="100" w:type="dxa"/>
              <w:left w:w="100" w:type="dxa"/>
              <w:bottom w:w="100" w:type="dxa"/>
              <w:right w:w="100" w:type="dxa"/>
            </w:tcMar>
          </w:tcPr>
          <w:p w14:paraId="1B327891" w14:textId="77777777" w:rsidR="00F678E0" w:rsidRPr="001A04C0" w:rsidRDefault="00F678E0">
            <w:pPr>
              <w:widowControl w:val="0"/>
              <w:pBdr>
                <w:top w:val="nil"/>
                <w:left w:val="nil"/>
                <w:bottom w:val="nil"/>
                <w:right w:val="nil"/>
                <w:between w:val="nil"/>
              </w:pBdr>
              <w:spacing w:after="0" w:line="240" w:lineRule="auto"/>
              <w:ind w:hanging="2"/>
              <w:rPr>
                <w:rFonts w:ascii="Arial" w:eastAsia="Arial" w:hAnsi="Arial" w:cs="Arial"/>
                <w:sz w:val="20"/>
                <w:szCs w:val="20"/>
                <w:lang w:val="en-US"/>
              </w:rPr>
            </w:pPr>
          </w:p>
        </w:tc>
      </w:tr>
      <w:tr w:rsidR="00F678E0" w:rsidRPr="001A04C0" w14:paraId="516208EC" w14:textId="77777777">
        <w:tc>
          <w:tcPr>
            <w:tcW w:w="4536" w:type="dxa"/>
            <w:tcMar>
              <w:top w:w="100" w:type="dxa"/>
              <w:left w:w="100" w:type="dxa"/>
              <w:bottom w:w="100" w:type="dxa"/>
              <w:right w:w="100" w:type="dxa"/>
            </w:tcMar>
          </w:tcPr>
          <w:p w14:paraId="387FB393" w14:textId="77777777" w:rsidR="00F678E0" w:rsidRPr="001A04C0" w:rsidRDefault="002A7F42">
            <w:pPr>
              <w:spacing w:line="240" w:lineRule="auto"/>
              <w:ind w:hanging="2"/>
              <w:rPr>
                <w:rFonts w:ascii="Arial" w:eastAsia="Arial" w:hAnsi="Arial" w:cs="Arial"/>
                <w:sz w:val="20"/>
                <w:szCs w:val="20"/>
                <w:lang w:val="en-US"/>
              </w:rPr>
            </w:pPr>
            <w:r w:rsidRPr="001A04C0">
              <w:rPr>
                <w:rFonts w:ascii="Arial" w:eastAsia="Arial" w:hAnsi="Arial" w:cs="Arial"/>
                <w:sz w:val="20"/>
                <w:szCs w:val="20"/>
                <w:lang w:val="en-US"/>
              </w:rPr>
              <w:t>Position:</w:t>
            </w:r>
          </w:p>
        </w:tc>
        <w:tc>
          <w:tcPr>
            <w:tcW w:w="4536" w:type="dxa"/>
            <w:tcMar>
              <w:top w:w="100" w:type="dxa"/>
              <w:left w:w="100" w:type="dxa"/>
              <w:bottom w:w="100" w:type="dxa"/>
              <w:right w:w="100" w:type="dxa"/>
            </w:tcMar>
          </w:tcPr>
          <w:p w14:paraId="1618D2F7" w14:textId="77777777" w:rsidR="00F678E0" w:rsidRPr="001A04C0" w:rsidRDefault="00F678E0">
            <w:pPr>
              <w:widowControl w:val="0"/>
              <w:pBdr>
                <w:top w:val="nil"/>
                <w:left w:val="nil"/>
                <w:bottom w:val="nil"/>
                <w:right w:val="nil"/>
                <w:between w:val="nil"/>
              </w:pBdr>
              <w:spacing w:after="0" w:line="240" w:lineRule="auto"/>
              <w:ind w:hanging="2"/>
              <w:rPr>
                <w:rFonts w:ascii="Arial" w:eastAsia="Arial" w:hAnsi="Arial" w:cs="Arial"/>
                <w:sz w:val="20"/>
                <w:szCs w:val="20"/>
                <w:lang w:val="en-US"/>
              </w:rPr>
            </w:pPr>
          </w:p>
        </w:tc>
      </w:tr>
      <w:tr w:rsidR="00F678E0" w:rsidRPr="00B55694" w14:paraId="4C6BEE85" w14:textId="77777777">
        <w:tc>
          <w:tcPr>
            <w:tcW w:w="4536" w:type="dxa"/>
            <w:tcMar>
              <w:top w:w="100" w:type="dxa"/>
              <w:left w:w="100" w:type="dxa"/>
              <w:bottom w:w="100" w:type="dxa"/>
              <w:right w:w="100" w:type="dxa"/>
            </w:tcMar>
          </w:tcPr>
          <w:p w14:paraId="38FD329B" w14:textId="77777777" w:rsidR="00F678E0" w:rsidRPr="001A04C0" w:rsidRDefault="002A7F42">
            <w:pPr>
              <w:spacing w:line="240" w:lineRule="auto"/>
              <w:ind w:hanging="2"/>
              <w:rPr>
                <w:rFonts w:ascii="Arial" w:eastAsia="Arial" w:hAnsi="Arial" w:cs="Arial"/>
                <w:sz w:val="20"/>
                <w:szCs w:val="20"/>
                <w:lang w:val="en-US"/>
              </w:rPr>
            </w:pPr>
            <w:r w:rsidRPr="001A04C0">
              <w:rPr>
                <w:rFonts w:ascii="Arial" w:eastAsia="Arial" w:hAnsi="Arial" w:cs="Arial"/>
                <w:sz w:val="20"/>
                <w:szCs w:val="20"/>
                <w:lang w:val="en-US"/>
              </w:rPr>
              <w:t>Starting date of the service provision:</w:t>
            </w:r>
          </w:p>
        </w:tc>
        <w:tc>
          <w:tcPr>
            <w:tcW w:w="4536" w:type="dxa"/>
            <w:tcMar>
              <w:top w:w="100" w:type="dxa"/>
              <w:left w:w="100" w:type="dxa"/>
              <w:bottom w:w="100" w:type="dxa"/>
              <w:right w:w="100" w:type="dxa"/>
            </w:tcMar>
          </w:tcPr>
          <w:p w14:paraId="648B3B39" w14:textId="77777777" w:rsidR="00F678E0" w:rsidRPr="001A04C0" w:rsidRDefault="00F678E0">
            <w:pPr>
              <w:widowControl w:val="0"/>
              <w:pBdr>
                <w:top w:val="nil"/>
                <w:left w:val="nil"/>
                <w:bottom w:val="nil"/>
                <w:right w:val="nil"/>
                <w:between w:val="nil"/>
              </w:pBdr>
              <w:spacing w:after="0" w:line="240" w:lineRule="auto"/>
              <w:ind w:hanging="2"/>
              <w:rPr>
                <w:rFonts w:ascii="Arial" w:eastAsia="Arial" w:hAnsi="Arial" w:cs="Arial"/>
                <w:sz w:val="20"/>
                <w:szCs w:val="20"/>
                <w:lang w:val="en-US"/>
              </w:rPr>
            </w:pPr>
          </w:p>
        </w:tc>
      </w:tr>
      <w:tr w:rsidR="00F678E0" w:rsidRPr="00B55694" w14:paraId="21428655" w14:textId="77777777">
        <w:tc>
          <w:tcPr>
            <w:tcW w:w="4536" w:type="dxa"/>
            <w:tcMar>
              <w:top w:w="100" w:type="dxa"/>
              <w:left w:w="100" w:type="dxa"/>
              <w:bottom w:w="100" w:type="dxa"/>
              <w:right w:w="100" w:type="dxa"/>
            </w:tcMar>
          </w:tcPr>
          <w:p w14:paraId="63AA44F9" w14:textId="77777777" w:rsidR="00F678E0" w:rsidRPr="001A04C0" w:rsidRDefault="002A7F42">
            <w:pPr>
              <w:spacing w:line="240" w:lineRule="auto"/>
              <w:ind w:hanging="2"/>
              <w:rPr>
                <w:rFonts w:ascii="Arial" w:eastAsia="Arial" w:hAnsi="Arial" w:cs="Arial"/>
                <w:sz w:val="20"/>
                <w:szCs w:val="20"/>
                <w:lang w:val="en-US"/>
              </w:rPr>
            </w:pPr>
            <w:r w:rsidRPr="001A04C0">
              <w:rPr>
                <w:rFonts w:ascii="Arial" w:eastAsia="Arial" w:hAnsi="Arial" w:cs="Arial"/>
                <w:sz w:val="20"/>
                <w:szCs w:val="20"/>
                <w:lang w:val="en-US"/>
              </w:rPr>
              <w:t>Estimated duration of the Services:</w:t>
            </w:r>
          </w:p>
        </w:tc>
        <w:tc>
          <w:tcPr>
            <w:tcW w:w="4536" w:type="dxa"/>
            <w:tcMar>
              <w:top w:w="100" w:type="dxa"/>
              <w:left w:w="100" w:type="dxa"/>
              <w:bottom w:w="100" w:type="dxa"/>
              <w:right w:w="100" w:type="dxa"/>
            </w:tcMar>
          </w:tcPr>
          <w:p w14:paraId="1624EA70" w14:textId="77777777" w:rsidR="00F678E0" w:rsidRPr="001A04C0" w:rsidRDefault="00F678E0">
            <w:pPr>
              <w:widowControl w:val="0"/>
              <w:pBdr>
                <w:top w:val="nil"/>
                <w:left w:val="nil"/>
                <w:bottom w:val="nil"/>
                <w:right w:val="nil"/>
                <w:between w:val="nil"/>
              </w:pBdr>
              <w:spacing w:after="0" w:line="240" w:lineRule="auto"/>
              <w:ind w:hanging="2"/>
              <w:rPr>
                <w:rFonts w:ascii="Arial" w:eastAsia="Arial" w:hAnsi="Arial" w:cs="Arial"/>
                <w:sz w:val="20"/>
                <w:szCs w:val="20"/>
                <w:lang w:val="en-US"/>
              </w:rPr>
            </w:pPr>
          </w:p>
        </w:tc>
      </w:tr>
      <w:tr w:rsidR="00F678E0" w:rsidRPr="00B55694" w14:paraId="4B26A886" w14:textId="77777777">
        <w:tc>
          <w:tcPr>
            <w:tcW w:w="4536" w:type="dxa"/>
            <w:tcMar>
              <w:top w:w="100" w:type="dxa"/>
              <w:left w:w="100" w:type="dxa"/>
              <w:bottom w:w="100" w:type="dxa"/>
              <w:right w:w="100" w:type="dxa"/>
            </w:tcMar>
          </w:tcPr>
          <w:p w14:paraId="102834D6" w14:textId="77777777" w:rsidR="00F678E0" w:rsidRPr="001A04C0" w:rsidRDefault="002A7F42">
            <w:pPr>
              <w:spacing w:line="240" w:lineRule="auto"/>
              <w:ind w:hanging="2"/>
              <w:rPr>
                <w:rFonts w:ascii="Arial" w:eastAsia="Arial" w:hAnsi="Arial" w:cs="Arial"/>
                <w:sz w:val="20"/>
                <w:szCs w:val="20"/>
                <w:lang w:val="en-US"/>
              </w:rPr>
            </w:pPr>
            <w:r w:rsidRPr="001A04C0">
              <w:rPr>
                <w:rFonts w:ascii="Arial" w:eastAsia="Arial" w:hAnsi="Arial" w:cs="Arial"/>
                <w:sz w:val="20"/>
                <w:szCs w:val="20"/>
                <w:lang w:val="en-US"/>
              </w:rPr>
              <w:t>Place of supply of services:</w:t>
            </w:r>
          </w:p>
        </w:tc>
        <w:tc>
          <w:tcPr>
            <w:tcW w:w="4536" w:type="dxa"/>
            <w:tcMar>
              <w:top w:w="100" w:type="dxa"/>
              <w:left w:w="100" w:type="dxa"/>
              <w:bottom w:w="100" w:type="dxa"/>
              <w:right w:w="100" w:type="dxa"/>
            </w:tcMar>
          </w:tcPr>
          <w:p w14:paraId="717FB3EE" w14:textId="77777777" w:rsidR="00F678E0" w:rsidRPr="001A04C0" w:rsidRDefault="00F678E0">
            <w:pPr>
              <w:widowControl w:val="0"/>
              <w:pBdr>
                <w:top w:val="nil"/>
                <w:left w:val="nil"/>
                <w:bottom w:val="nil"/>
                <w:right w:val="nil"/>
                <w:between w:val="nil"/>
              </w:pBdr>
              <w:spacing w:after="0" w:line="240" w:lineRule="auto"/>
              <w:ind w:hanging="2"/>
              <w:rPr>
                <w:rFonts w:ascii="Arial" w:eastAsia="Arial" w:hAnsi="Arial" w:cs="Arial"/>
                <w:sz w:val="20"/>
                <w:szCs w:val="20"/>
                <w:lang w:val="en-US"/>
              </w:rPr>
            </w:pPr>
          </w:p>
        </w:tc>
      </w:tr>
    </w:tbl>
    <w:p w14:paraId="251BE849" w14:textId="77777777" w:rsidR="00F678E0" w:rsidRPr="001A04C0" w:rsidRDefault="00F678E0">
      <w:pPr>
        <w:pBdr>
          <w:top w:val="nil"/>
          <w:left w:val="nil"/>
          <w:bottom w:val="nil"/>
          <w:right w:val="nil"/>
          <w:between w:val="nil"/>
        </w:pBdr>
        <w:spacing w:line="240" w:lineRule="auto"/>
        <w:ind w:hanging="2"/>
        <w:rPr>
          <w:rFonts w:ascii="Times New Roman" w:eastAsia="Times New Roman" w:hAnsi="Times New Roman" w:cs="Times New Roman"/>
          <w:lang w:val="en-US"/>
        </w:rPr>
      </w:pPr>
    </w:p>
    <w:p w14:paraId="3AAAF690" w14:textId="77777777" w:rsidR="00F678E0" w:rsidRPr="001A04C0" w:rsidRDefault="00F678E0">
      <w:pPr>
        <w:spacing w:before="120" w:after="120" w:line="288" w:lineRule="auto"/>
        <w:jc w:val="both"/>
        <w:rPr>
          <w:rFonts w:ascii="Arial" w:eastAsia="Arial" w:hAnsi="Arial" w:cs="Arial"/>
          <w:sz w:val="20"/>
          <w:szCs w:val="20"/>
          <w:lang w:val="en-US"/>
        </w:rPr>
      </w:pPr>
    </w:p>
    <w:sectPr w:rsidR="00F678E0" w:rsidRPr="001A04C0">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170A" w14:textId="77777777" w:rsidR="0081012B" w:rsidRDefault="0081012B" w:rsidP="00E37831">
      <w:pPr>
        <w:spacing w:after="0" w:line="240" w:lineRule="auto"/>
      </w:pPr>
      <w:r>
        <w:separator/>
      </w:r>
    </w:p>
  </w:endnote>
  <w:endnote w:type="continuationSeparator" w:id="0">
    <w:p w14:paraId="07E302DF" w14:textId="77777777" w:rsidR="0081012B" w:rsidRDefault="0081012B" w:rsidP="00E37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ED499AB-F17D-46FE-84F0-0E045AE10607}"/>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05CA08-1C89-4FC8-9A74-C57BB773D711}"/>
    <w:embedBold r:id="rId3" w:fontKey="{13CCB6A4-5AC1-4F40-B7E2-D90F83823443}"/>
  </w:font>
  <w:font w:name="맑은 고딕">
    <w:panose1 w:val="020B0503020000020004"/>
    <w:charset w:val="81"/>
    <w:family w:val="modern"/>
    <w:pitch w:val="variable"/>
    <w:sig w:usb0="9000002F" w:usb1="29D77CFB" w:usb2="00000012" w:usb3="00000000" w:csb0="00080001" w:csb1="00000000"/>
    <w:embedRegular r:id="rId4" w:subsetted="1" w:fontKey="{5D7A6C28-4546-4F9C-9754-85131C9B75FB}"/>
  </w:font>
  <w:font w:name="Segoe UI">
    <w:panose1 w:val="020B0502040204020203"/>
    <w:charset w:val="00"/>
    <w:family w:val="swiss"/>
    <w:pitch w:val="variable"/>
    <w:sig w:usb0="E4002EFF" w:usb1="C000E47F" w:usb2="00000009" w:usb3="00000000" w:csb0="000001FF" w:csb1="00000000"/>
    <w:embedRegular r:id="rId5" w:fontKey="{F3C4D20A-E1EA-4F71-BAE1-D5D3DE6B9D3C}"/>
  </w:font>
  <w:font w:name="Georgia">
    <w:panose1 w:val="02040502050405020303"/>
    <w:charset w:val="00"/>
    <w:family w:val="roman"/>
    <w:pitch w:val="variable"/>
    <w:sig w:usb0="00000287" w:usb1="00000000" w:usb2="00000000" w:usb3="00000000" w:csb0="0000009F" w:csb1="00000000"/>
    <w:embedRegular r:id="rId6" w:fontKey="{C1A3CE9E-B967-4AEB-9F96-D7869770C4CD}"/>
    <w:embedItalic r:id="rId7" w:fontKey="{3C8E9E98-967E-4BC9-98A4-9F6E30123A5D}"/>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8" w:fontKey="{08AA3064-847D-4175-8054-BD34A4BFDF94}"/>
  </w:font>
  <w:font w:name="Calibri Light">
    <w:panose1 w:val="020F0302020204030204"/>
    <w:charset w:val="00"/>
    <w:family w:val="swiss"/>
    <w:pitch w:val="variable"/>
    <w:sig w:usb0="E4002EFF" w:usb1="C200247B" w:usb2="00000009" w:usb3="00000000" w:csb0="000001FF" w:csb1="00000000"/>
    <w:embedRegular r:id="rId9" w:fontKey="{E40F2B4B-E7F6-4ABE-A949-646420F089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11F53" w14:textId="77777777" w:rsidR="0081012B" w:rsidRDefault="0081012B" w:rsidP="00E37831">
      <w:pPr>
        <w:spacing w:after="0" w:line="240" w:lineRule="auto"/>
      </w:pPr>
      <w:r>
        <w:separator/>
      </w:r>
    </w:p>
  </w:footnote>
  <w:footnote w:type="continuationSeparator" w:id="0">
    <w:p w14:paraId="743DBC17" w14:textId="77777777" w:rsidR="0081012B" w:rsidRDefault="0081012B" w:rsidP="00E37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506"/>
    <w:multiLevelType w:val="multilevel"/>
    <w:tmpl w:val="D9A8B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A5399"/>
    <w:multiLevelType w:val="multilevel"/>
    <w:tmpl w:val="CDE2D4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5B356B"/>
    <w:multiLevelType w:val="multilevel"/>
    <w:tmpl w:val="26EC85C4"/>
    <w:lvl w:ilvl="0">
      <w:start w:val="1"/>
      <w:numFmt w:val="decimal"/>
      <w:lvlText w:val="%1."/>
      <w:lvlJc w:val="left"/>
      <w:pPr>
        <w:ind w:left="560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C01A27"/>
    <w:multiLevelType w:val="multilevel"/>
    <w:tmpl w:val="EE3298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9D3C0F"/>
    <w:multiLevelType w:val="hybridMultilevel"/>
    <w:tmpl w:val="DAD231AC"/>
    <w:lvl w:ilvl="0" w:tplc="BDE6D870">
      <w:start w:val="1"/>
      <w:numFmt w:val="decimal"/>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5" w15:restartNumberingAfterBreak="0">
    <w:nsid w:val="10136BD8"/>
    <w:multiLevelType w:val="multilevel"/>
    <w:tmpl w:val="ED86B8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4035CC"/>
    <w:multiLevelType w:val="multilevel"/>
    <w:tmpl w:val="76A2C7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4D42BAB"/>
    <w:multiLevelType w:val="multilevel"/>
    <w:tmpl w:val="01EAD0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DB4D9F"/>
    <w:multiLevelType w:val="multilevel"/>
    <w:tmpl w:val="1BBAFC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674944"/>
    <w:multiLevelType w:val="multilevel"/>
    <w:tmpl w:val="19E020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F45100"/>
    <w:multiLevelType w:val="multilevel"/>
    <w:tmpl w:val="640C7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6353D8"/>
    <w:multiLevelType w:val="multilevel"/>
    <w:tmpl w:val="B59CB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A51BD9"/>
    <w:multiLevelType w:val="multilevel"/>
    <w:tmpl w:val="1FAEAB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2DA45B1"/>
    <w:multiLevelType w:val="hybridMultilevel"/>
    <w:tmpl w:val="A44A1DB0"/>
    <w:lvl w:ilvl="0" w:tplc="6B7A9008">
      <w:start w:val="1"/>
      <w:numFmt w:val="decimal"/>
      <w:lvlText w:val="%1."/>
      <w:lvlJc w:val="left"/>
      <w:pPr>
        <w:ind w:left="1440" w:hanging="360"/>
      </w:pPr>
    </w:lvl>
    <w:lvl w:ilvl="1" w:tplc="EF8EE186">
      <w:start w:val="1"/>
      <w:numFmt w:val="decimal"/>
      <w:lvlText w:val="%2."/>
      <w:lvlJc w:val="left"/>
      <w:pPr>
        <w:ind w:left="1440" w:hanging="360"/>
      </w:pPr>
    </w:lvl>
    <w:lvl w:ilvl="2" w:tplc="8104F242">
      <w:start w:val="1"/>
      <w:numFmt w:val="decimal"/>
      <w:lvlText w:val="%3."/>
      <w:lvlJc w:val="left"/>
      <w:pPr>
        <w:ind w:left="1440" w:hanging="360"/>
      </w:pPr>
    </w:lvl>
    <w:lvl w:ilvl="3" w:tplc="8E249EA2">
      <w:start w:val="1"/>
      <w:numFmt w:val="decimal"/>
      <w:lvlText w:val="%4."/>
      <w:lvlJc w:val="left"/>
      <w:pPr>
        <w:ind w:left="1440" w:hanging="360"/>
      </w:pPr>
    </w:lvl>
    <w:lvl w:ilvl="4" w:tplc="41CEC7C6">
      <w:start w:val="1"/>
      <w:numFmt w:val="decimal"/>
      <w:lvlText w:val="%5."/>
      <w:lvlJc w:val="left"/>
      <w:pPr>
        <w:ind w:left="1440" w:hanging="360"/>
      </w:pPr>
    </w:lvl>
    <w:lvl w:ilvl="5" w:tplc="9B4E6D12">
      <w:start w:val="1"/>
      <w:numFmt w:val="decimal"/>
      <w:lvlText w:val="%6."/>
      <w:lvlJc w:val="left"/>
      <w:pPr>
        <w:ind w:left="1440" w:hanging="360"/>
      </w:pPr>
    </w:lvl>
    <w:lvl w:ilvl="6" w:tplc="E6525D50">
      <w:start w:val="1"/>
      <w:numFmt w:val="decimal"/>
      <w:lvlText w:val="%7."/>
      <w:lvlJc w:val="left"/>
      <w:pPr>
        <w:ind w:left="1440" w:hanging="360"/>
      </w:pPr>
    </w:lvl>
    <w:lvl w:ilvl="7" w:tplc="4CAE1214">
      <w:start w:val="1"/>
      <w:numFmt w:val="decimal"/>
      <w:lvlText w:val="%8."/>
      <w:lvlJc w:val="left"/>
      <w:pPr>
        <w:ind w:left="1440" w:hanging="360"/>
      </w:pPr>
    </w:lvl>
    <w:lvl w:ilvl="8" w:tplc="D264F7AE">
      <w:start w:val="1"/>
      <w:numFmt w:val="decimal"/>
      <w:lvlText w:val="%9."/>
      <w:lvlJc w:val="left"/>
      <w:pPr>
        <w:ind w:left="1440" w:hanging="360"/>
      </w:pPr>
    </w:lvl>
  </w:abstractNum>
  <w:abstractNum w:abstractNumId="14" w15:restartNumberingAfterBreak="0">
    <w:nsid w:val="255D1B07"/>
    <w:multiLevelType w:val="multilevel"/>
    <w:tmpl w:val="3F2CD3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B76595"/>
    <w:multiLevelType w:val="multilevel"/>
    <w:tmpl w:val="99640A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45744E"/>
    <w:multiLevelType w:val="multilevel"/>
    <w:tmpl w:val="34F4F0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533C2F"/>
    <w:multiLevelType w:val="multilevel"/>
    <w:tmpl w:val="47667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CF728C1"/>
    <w:multiLevelType w:val="multilevel"/>
    <w:tmpl w:val="799CF9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F4061B0"/>
    <w:multiLevelType w:val="multilevel"/>
    <w:tmpl w:val="ED86B8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7C6948"/>
    <w:multiLevelType w:val="multilevel"/>
    <w:tmpl w:val="6C42BB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ABF765E"/>
    <w:multiLevelType w:val="multilevel"/>
    <w:tmpl w:val="76A2C7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DC5759D"/>
    <w:multiLevelType w:val="multilevel"/>
    <w:tmpl w:val="CEE602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C64D13"/>
    <w:multiLevelType w:val="multilevel"/>
    <w:tmpl w:val="53147C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8C01F5"/>
    <w:multiLevelType w:val="multilevel"/>
    <w:tmpl w:val="963608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960747A"/>
    <w:multiLevelType w:val="multilevel"/>
    <w:tmpl w:val="56C2E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1F94CD9"/>
    <w:multiLevelType w:val="multilevel"/>
    <w:tmpl w:val="D040C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2291DAC"/>
    <w:multiLevelType w:val="multilevel"/>
    <w:tmpl w:val="03CCF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4ED2F66"/>
    <w:multiLevelType w:val="multilevel"/>
    <w:tmpl w:val="18C82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D86C63"/>
    <w:multiLevelType w:val="multilevel"/>
    <w:tmpl w:val="D3920F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8F25243"/>
    <w:multiLevelType w:val="hybridMultilevel"/>
    <w:tmpl w:val="7A44F6C4"/>
    <w:lvl w:ilvl="0" w:tplc="EEBADA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99950BD"/>
    <w:multiLevelType w:val="multilevel"/>
    <w:tmpl w:val="3A5402E0"/>
    <w:lvl w:ilvl="0">
      <w:start w:val="1"/>
      <w:numFmt w:val="decimal"/>
      <w:lvlText w:val="%1."/>
      <w:lvlJc w:val="left"/>
      <w:pPr>
        <w:ind w:left="-351" w:hanging="360"/>
      </w:pPr>
    </w:lvl>
    <w:lvl w:ilvl="1">
      <w:start w:val="1"/>
      <w:numFmt w:val="lowerLetter"/>
      <w:lvlText w:val="%2."/>
      <w:lvlJc w:val="left"/>
      <w:pPr>
        <w:ind w:left="369" w:hanging="360"/>
      </w:pPr>
    </w:lvl>
    <w:lvl w:ilvl="2">
      <w:start w:val="1"/>
      <w:numFmt w:val="lowerRoman"/>
      <w:lvlText w:val="%3."/>
      <w:lvlJc w:val="right"/>
      <w:pPr>
        <w:ind w:left="1089" w:hanging="180"/>
      </w:pPr>
    </w:lvl>
    <w:lvl w:ilvl="3">
      <w:start w:val="1"/>
      <w:numFmt w:val="decimal"/>
      <w:lvlText w:val="%4."/>
      <w:lvlJc w:val="left"/>
      <w:pPr>
        <w:ind w:left="1809" w:hanging="360"/>
      </w:pPr>
    </w:lvl>
    <w:lvl w:ilvl="4">
      <w:start w:val="1"/>
      <w:numFmt w:val="lowerLetter"/>
      <w:lvlText w:val="%5."/>
      <w:lvlJc w:val="left"/>
      <w:pPr>
        <w:ind w:left="2529" w:hanging="360"/>
      </w:pPr>
    </w:lvl>
    <w:lvl w:ilvl="5">
      <w:start w:val="1"/>
      <w:numFmt w:val="lowerRoman"/>
      <w:lvlText w:val="%6."/>
      <w:lvlJc w:val="right"/>
      <w:pPr>
        <w:ind w:left="3249" w:hanging="180"/>
      </w:pPr>
    </w:lvl>
    <w:lvl w:ilvl="6">
      <w:start w:val="1"/>
      <w:numFmt w:val="decimal"/>
      <w:lvlText w:val="%7."/>
      <w:lvlJc w:val="left"/>
      <w:pPr>
        <w:ind w:left="3969" w:hanging="360"/>
      </w:pPr>
    </w:lvl>
    <w:lvl w:ilvl="7">
      <w:start w:val="1"/>
      <w:numFmt w:val="lowerLetter"/>
      <w:lvlText w:val="%8."/>
      <w:lvlJc w:val="left"/>
      <w:pPr>
        <w:ind w:left="4689" w:hanging="360"/>
      </w:pPr>
    </w:lvl>
    <w:lvl w:ilvl="8">
      <w:start w:val="1"/>
      <w:numFmt w:val="lowerRoman"/>
      <w:lvlText w:val="%9."/>
      <w:lvlJc w:val="right"/>
      <w:pPr>
        <w:ind w:left="5409" w:hanging="180"/>
      </w:pPr>
    </w:lvl>
  </w:abstractNum>
  <w:abstractNum w:abstractNumId="32" w15:restartNumberingAfterBreak="0">
    <w:nsid w:val="701B1D07"/>
    <w:multiLevelType w:val="multilevel"/>
    <w:tmpl w:val="7A64D0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0AF3060"/>
    <w:multiLevelType w:val="multilevel"/>
    <w:tmpl w:val="2152CB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7EF5A1E"/>
    <w:multiLevelType w:val="multilevel"/>
    <w:tmpl w:val="D5E67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92F5B0C"/>
    <w:multiLevelType w:val="hybridMultilevel"/>
    <w:tmpl w:val="D10C74FC"/>
    <w:lvl w:ilvl="0" w:tplc="5C92D95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9685EBA"/>
    <w:multiLevelType w:val="multilevel"/>
    <w:tmpl w:val="A306B6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CE941AA"/>
    <w:multiLevelType w:val="multilevel"/>
    <w:tmpl w:val="ABF09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1200157">
    <w:abstractNumId w:val="37"/>
  </w:num>
  <w:num w:numId="2" w16cid:durableId="258148309">
    <w:abstractNumId w:val="25"/>
  </w:num>
  <w:num w:numId="3" w16cid:durableId="728842145">
    <w:abstractNumId w:val="7"/>
  </w:num>
  <w:num w:numId="4" w16cid:durableId="2123569320">
    <w:abstractNumId w:val="26"/>
  </w:num>
  <w:num w:numId="5" w16cid:durableId="782723624">
    <w:abstractNumId w:val="16"/>
  </w:num>
  <w:num w:numId="6" w16cid:durableId="299460368">
    <w:abstractNumId w:val="34"/>
  </w:num>
  <w:num w:numId="7" w16cid:durableId="984240334">
    <w:abstractNumId w:val="15"/>
  </w:num>
  <w:num w:numId="8" w16cid:durableId="1624769190">
    <w:abstractNumId w:val="24"/>
  </w:num>
  <w:num w:numId="9" w16cid:durableId="1673603151">
    <w:abstractNumId w:val="17"/>
  </w:num>
  <w:num w:numId="10" w16cid:durableId="254945185">
    <w:abstractNumId w:val="29"/>
  </w:num>
  <w:num w:numId="11" w16cid:durableId="1288196148">
    <w:abstractNumId w:val="12"/>
  </w:num>
  <w:num w:numId="12" w16cid:durableId="1915772718">
    <w:abstractNumId w:val="18"/>
  </w:num>
  <w:num w:numId="13" w16cid:durableId="769282675">
    <w:abstractNumId w:val="23"/>
  </w:num>
  <w:num w:numId="14" w16cid:durableId="922909547">
    <w:abstractNumId w:val="22"/>
  </w:num>
  <w:num w:numId="15" w16cid:durableId="1759793582">
    <w:abstractNumId w:val="8"/>
  </w:num>
  <w:num w:numId="16" w16cid:durableId="977147518">
    <w:abstractNumId w:val="11"/>
  </w:num>
  <w:num w:numId="17" w16cid:durableId="1860242443">
    <w:abstractNumId w:val="10"/>
  </w:num>
  <w:num w:numId="18" w16cid:durableId="147596288">
    <w:abstractNumId w:val="1"/>
  </w:num>
  <w:num w:numId="19" w16cid:durableId="1665667527">
    <w:abstractNumId w:val="20"/>
  </w:num>
  <w:num w:numId="20" w16cid:durableId="1909412724">
    <w:abstractNumId w:val="9"/>
  </w:num>
  <w:num w:numId="21" w16cid:durableId="184489756">
    <w:abstractNumId w:val="19"/>
  </w:num>
  <w:num w:numId="22" w16cid:durableId="948586836">
    <w:abstractNumId w:val="0"/>
  </w:num>
  <w:num w:numId="23" w16cid:durableId="948967727">
    <w:abstractNumId w:val="33"/>
  </w:num>
  <w:num w:numId="24" w16cid:durableId="1434864509">
    <w:abstractNumId w:val="27"/>
  </w:num>
  <w:num w:numId="25" w16cid:durableId="1864250306">
    <w:abstractNumId w:val="32"/>
  </w:num>
  <w:num w:numId="26" w16cid:durableId="83842869">
    <w:abstractNumId w:val="21"/>
  </w:num>
  <w:num w:numId="27" w16cid:durableId="1243294471">
    <w:abstractNumId w:val="31"/>
  </w:num>
  <w:num w:numId="28" w16cid:durableId="824472705">
    <w:abstractNumId w:val="14"/>
  </w:num>
  <w:num w:numId="29" w16cid:durableId="173107435">
    <w:abstractNumId w:val="36"/>
  </w:num>
  <w:num w:numId="30" w16cid:durableId="1121534489">
    <w:abstractNumId w:val="3"/>
  </w:num>
  <w:num w:numId="31" w16cid:durableId="1660115999">
    <w:abstractNumId w:val="28"/>
  </w:num>
  <w:num w:numId="32" w16cid:durableId="120920742">
    <w:abstractNumId w:val="2"/>
  </w:num>
  <w:num w:numId="33" w16cid:durableId="2110998696">
    <w:abstractNumId w:val="30"/>
  </w:num>
  <w:num w:numId="34" w16cid:durableId="172888407">
    <w:abstractNumId w:val="35"/>
  </w:num>
  <w:num w:numId="35" w16cid:durableId="840463935">
    <w:abstractNumId w:val="13"/>
  </w:num>
  <w:num w:numId="36" w16cid:durableId="317929226">
    <w:abstractNumId w:val="5"/>
  </w:num>
  <w:num w:numId="37" w16cid:durableId="577136558">
    <w:abstractNumId w:val="6"/>
  </w:num>
  <w:num w:numId="38" w16cid:durableId="716972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YOON KIM">
    <w15:presenceInfo w15:providerId="Windows Live" w15:userId="cb6554e46fde804f"/>
  </w15:person>
  <w15:person w15:author="김지윤(KIM JI YOON)">
    <w15:presenceInfo w15:providerId="AD" w15:userId="S-1-5-21-2006165603-746187514-3710059215-3875"/>
  </w15:person>
  <w15:person w15:author="HWPS">
    <w15:presenceInfo w15:providerId="None" w15:userId="HWP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YwMTI0MTaxNLawMDVT0lEKTi0uzszPAykwrQUAVt3KMSwAAAA="/>
  </w:docVars>
  <w:rsids>
    <w:rsidRoot w:val="00F678E0"/>
    <w:rsid w:val="00000534"/>
    <w:rsid w:val="000061C1"/>
    <w:rsid w:val="00024586"/>
    <w:rsid w:val="0002689E"/>
    <w:rsid w:val="00030034"/>
    <w:rsid w:val="00037904"/>
    <w:rsid w:val="00044C63"/>
    <w:rsid w:val="00056655"/>
    <w:rsid w:val="00062BFD"/>
    <w:rsid w:val="000642FB"/>
    <w:rsid w:val="0007630D"/>
    <w:rsid w:val="000773A4"/>
    <w:rsid w:val="00083D7C"/>
    <w:rsid w:val="00086A7C"/>
    <w:rsid w:val="00087DA7"/>
    <w:rsid w:val="00095474"/>
    <w:rsid w:val="00096038"/>
    <w:rsid w:val="000A77DB"/>
    <w:rsid w:val="000E0FDC"/>
    <w:rsid w:val="000E32A5"/>
    <w:rsid w:val="000E7E3E"/>
    <w:rsid w:val="0010340A"/>
    <w:rsid w:val="00122BAA"/>
    <w:rsid w:val="001320DA"/>
    <w:rsid w:val="0014431B"/>
    <w:rsid w:val="00150B7B"/>
    <w:rsid w:val="00151944"/>
    <w:rsid w:val="00163C8D"/>
    <w:rsid w:val="00166EEA"/>
    <w:rsid w:val="00181E4B"/>
    <w:rsid w:val="00182FEC"/>
    <w:rsid w:val="0018752F"/>
    <w:rsid w:val="001A04C0"/>
    <w:rsid w:val="001A1B72"/>
    <w:rsid w:val="001A507E"/>
    <w:rsid w:val="001A5E06"/>
    <w:rsid w:val="001C4DAB"/>
    <w:rsid w:val="001D1CED"/>
    <w:rsid w:val="001D5FA3"/>
    <w:rsid w:val="001E0267"/>
    <w:rsid w:val="001E11B0"/>
    <w:rsid w:val="001E32C8"/>
    <w:rsid w:val="001E5FFB"/>
    <w:rsid w:val="001F76A0"/>
    <w:rsid w:val="00203211"/>
    <w:rsid w:val="002106CD"/>
    <w:rsid w:val="0022412B"/>
    <w:rsid w:val="00230118"/>
    <w:rsid w:val="0023045F"/>
    <w:rsid w:val="002443D0"/>
    <w:rsid w:val="00246815"/>
    <w:rsid w:val="00252D17"/>
    <w:rsid w:val="00256B47"/>
    <w:rsid w:val="00271667"/>
    <w:rsid w:val="002720DD"/>
    <w:rsid w:val="00283E09"/>
    <w:rsid w:val="00284737"/>
    <w:rsid w:val="002877EA"/>
    <w:rsid w:val="002A7F42"/>
    <w:rsid w:val="002B5AEE"/>
    <w:rsid w:val="002C2C16"/>
    <w:rsid w:val="002C2F71"/>
    <w:rsid w:val="002D69D2"/>
    <w:rsid w:val="002F11F2"/>
    <w:rsid w:val="002F4A12"/>
    <w:rsid w:val="002F6EBD"/>
    <w:rsid w:val="0030580A"/>
    <w:rsid w:val="00312E6E"/>
    <w:rsid w:val="00330345"/>
    <w:rsid w:val="003326B6"/>
    <w:rsid w:val="003331EE"/>
    <w:rsid w:val="003354EE"/>
    <w:rsid w:val="00352E8E"/>
    <w:rsid w:val="00352EE0"/>
    <w:rsid w:val="00357793"/>
    <w:rsid w:val="00360F18"/>
    <w:rsid w:val="003640FE"/>
    <w:rsid w:val="00366FFC"/>
    <w:rsid w:val="003740EA"/>
    <w:rsid w:val="003801C6"/>
    <w:rsid w:val="00386E11"/>
    <w:rsid w:val="00395B9D"/>
    <w:rsid w:val="003A1AB1"/>
    <w:rsid w:val="003B75BE"/>
    <w:rsid w:val="003D08E0"/>
    <w:rsid w:val="003D6459"/>
    <w:rsid w:val="003D6EE9"/>
    <w:rsid w:val="003E3D9F"/>
    <w:rsid w:val="003E4304"/>
    <w:rsid w:val="003F190B"/>
    <w:rsid w:val="003F50CE"/>
    <w:rsid w:val="003F5981"/>
    <w:rsid w:val="00404327"/>
    <w:rsid w:val="00407CC5"/>
    <w:rsid w:val="00412D7B"/>
    <w:rsid w:val="00414872"/>
    <w:rsid w:val="00445589"/>
    <w:rsid w:val="004564AD"/>
    <w:rsid w:val="00471EEA"/>
    <w:rsid w:val="00472042"/>
    <w:rsid w:val="00486121"/>
    <w:rsid w:val="004871D3"/>
    <w:rsid w:val="00491810"/>
    <w:rsid w:val="0049630A"/>
    <w:rsid w:val="004B4EAD"/>
    <w:rsid w:val="004C6596"/>
    <w:rsid w:val="004E5547"/>
    <w:rsid w:val="004E60BE"/>
    <w:rsid w:val="004E7A8D"/>
    <w:rsid w:val="004F1840"/>
    <w:rsid w:val="004F624E"/>
    <w:rsid w:val="00501694"/>
    <w:rsid w:val="00502D7E"/>
    <w:rsid w:val="00510A6F"/>
    <w:rsid w:val="00531FA0"/>
    <w:rsid w:val="005331B8"/>
    <w:rsid w:val="00534DAA"/>
    <w:rsid w:val="00536EDB"/>
    <w:rsid w:val="005461D0"/>
    <w:rsid w:val="00562925"/>
    <w:rsid w:val="005938E4"/>
    <w:rsid w:val="005B4722"/>
    <w:rsid w:val="005C0E59"/>
    <w:rsid w:val="005C2254"/>
    <w:rsid w:val="005D101B"/>
    <w:rsid w:val="005E5121"/>
    <w:rsid w:val="005E5560"/>
    <w:rsid w:val="005F1CE8"/>
    <w:rsid w:val="0061233A"/>
    <w:rsid w:val="00623D63"/>
    <w:rsid w:val="00632EFC"/>
    <w:rsid w:val="006570C9"/>
    <w:rsid w:val="00661EDF"/>
    <w:rsid w:val="0067562B"/>
    <w:rsid w:val="00680E56"/>
    <w:rsid w:val="00682E22"/>
    <w:rsid w:val="00684BA2"/>
    <w:rsid w:val="0068728D"/>
    <w:rsid w:val="006904B7"/>
    <w:rsid w:val="00692C7A"/>
    <w:rsid w:val="00696A93"/>
    <w:rsid w:val="006B3C07"/>
    <w:rsid w:val="006C7983"/>
    <w:rsid w:val="006E1634"/>
    <w:rsid w:val="006F6884"/>
    <w:rsid w:val="0070465A"/>
    <w:rsid w:val="00716DDD"/>
    <w:rsid w:val="00722D6D"/>
    <w:rsid w:val="00730527"/>
    <w:rsid w:val="00731456"/>
    <w:rsid w:val="00740F3B"/>
    <w:rsid w:val="007446D5"/>
    <w:rsid w:val="007471A2"/>
    <w:rsid w:val="0075037E"/>
    <w:rsid w:val="00760B7C"/>
    <w:rsid w:val="00776628"/>
    <w:rsid w:val="0078186F"/>
    <w:rsid w:val="0079347C"/>
    <w:rsid w:val="007A54CB"/>
    <w:rsid w:val="007B7B27"/>
    <w:rsid w:val="007C60F7"/>
    <w:rsid w:val="007D1825"/>
    <w:rsid w:val="007D73CE"/>
    <w:rsid w:val="007E1062"/>
    <w:rsid w:val="0081012B"/>
    <w:rsid w:val="008121EE"/>
    <w:rsid w:val="00813A12"/>
    <w:rsid w:val="00814480"/>
    <w:rsid w:val="008235E2"/>
    <w:rsid w:val="0083472B"/>
    <w:rsid w:val="00840AB7"/>
    <w:rsid w:val="008446E1"/>
    <w:rsid w:val="00853421"/>
    <w:rsid w:val="00857290"/>
    <w:rsid w:val="00874CD3"/>
    <w:rsid w:val="008807C2"/>
    <w:rsid w:val="00894C57"/>
    <w:rsid w:val="008A278B"/>
    <w:rsid w:val="008A39FE"/>
    <w:rsid w:val="008B1A46"/>
    <w:rsid w:val="008B618C"/>
    <w:rsid w:val="008C0427"/>
    <w:rsid w:val="008E27CA"/>
    <w:rsid w:val="00904ED2"/>
    <w:rsid w:val="00905FC6"/>
    <w:rsid w:val="00911831"/>
    <w:rsid w:val="009138D5"/>
    <w:rsid w:val="009147E6"/>
    <w:rsid w:val="009170A1"/>
    <w:rsid w:val="0092013F"/>
    <w:rsid w:val="00920315"/>
    <w:rsid w:val="00933456"/>
    <w:rsid w:val="009351CF"/>
    <w:rsid w:val="00951D18"/>
    <w:rsid w:val="00953BE5"/>
    <w:rsid w:val="009543AF"/>
    <w:rsid w:val="009546CA"/>
    <w:rsid w:val="00965FBB"/>
    <w:rsid w:val="00966B45"/>
    <w:rsid w:val="0097027A"/>
    <w:rsid w:val="00973E03"/>
    <w:rsid w:val="00984BF1"/>
    <w:rsid w:val="00996897"/>
    <w:rsid w:val="009C50DF"/>
    <w:rsid w:val="009D7601"/>
    <w:rsid w:val="009E32BF"/>
    <w:rsid w:val="009E5DD0"/>
    <w:rsid w:val="009F0C29"/>
    <w:rsid w:val="009F2444"/>
    <w:rsid w:val="009F247D"/>
    <w:rsid w:val="009F5840"/>
    <w:rsid w:val="00A02A16"/>
    <w:rsid w:val="00A0745E"/>
    <w:rsid w:val="00A21C5B"/>
    <w:rsid w:val="00A225DC"/>
    <w:rsid w:val="00A249B7"/>
    <w:rsid w:val="00A42CE9"/>
    <w:rsid w:val="00A52C2B"/>
    <w:rsid w:val="00A565FA"/>
    <w:rsid w:val="00A60B88"/>
    <w:rsid w:val="00A61678"/>
    <w:rsid w:val="00AA2C05"/>
    <w:rsid w:val="00AA37F2"/>
    <w:rsid w:val="00AB1DEA"/>
    <w:rsid w:val="00AB4638"/>
    <w:rsid w:val="00AB767E"/>
    <w:rsid w:val="00AC7584"/>
    <w:rsid w:val="00AD412A"/>
    <w:rsid w:val="00AD6181"/>
    <w:rsid w:val="00AD7D10"/>
    <w:rsid w:val="00B05E33"/>
    <w:rsid w:val="00B117FC"/>
    <w:rsid w:val="00B3557F"/>
    <w:rsid w:val="00B4059B"/>
    <w:rsid w:val="00B4283C"/>
    <w:rsid w:val="00B42892"/>
    <w:rsid w:val="00B55694"/>
    <w:rsid w:val="00B6582C"/>
    <w:rsid w:val="00B768FE"/>
    <w:rsid w:val="00B778AC"/>
    <w:rsid w:val="00B80882"/>
    <w:rsid w:val="00B90BF1"/>
    <w:rsid w:val="00B92653"/>
    <w:rsid w:val="00BA1428"/>
    <w:rsid w:val="00BB341F"/>
    <w:rsid w:val="00BC3212"/>
    <w:rsid w:val="00BC59F1"/>
    <w:rsid w:val="00BE5DF4"/>
    <w:rsid w:val="00BF53D2"/>
    <w:rsid w:val="00C011E9"/>
    <w:rsid w:val="00C310B1"/>
    <w:rsid w:val="00C414B4"/>
    <w:rsid w:val="00C47670"/>
    <w:rsid w:val="00C522B8"/>
    <w:rsid w:val="00C745C0"/>
    <w:rsid w:val="00C97629"/>
    <w:rsid w:val="00CB3516"/>
    <w:rsid w:val="00CC38BF"/>
    <w:rsid w:val="00CE33D0"/>
    <w:rsid w:val="00CE5945"/>
    <w:rsid w:val="00D07D14"/>
    <w:rsid w:val="00D572DC"/>
    <w:rsid w:val="00D650B0"/>
    <w:rsid w:val="00D7117B"/>
    <w:rsid w:val="00D80C92"/>
    <w:rsid w:val="00D84C1F"/>
    <w:rsid w:val="00D87E03"/>
    <w:rsid w:val="00DC18DB"/>
    <w:rsid w:val="00DD511D"/>
    <w:rsid w:val="00DD73B5"/>
    <w:rsid w:val="00DE1896"/>
    <w:rsid w:val="00DF6501"/>
    <w:rsid w:val="00DF7E05"/>
    <w:rsid w:val="00E012D9"/>
    <w:rsid w:val="00E03B59"/>
    <w:rsid w:val="00E3123E"/>
    <w:rsid w:val="00E34DCD"/>
    <w:rsid w:val="00E35664"/>
    <w:rsid w:val="00E37831"/>
    <w:rsid w:val="00E4602B"/>
    <w:rsid w:val="00E56372"/>
    <w:rsid w:val="00E638B4"/>
    <w:rsid w:val="00E71B74"/>
    <w:rsid w:val="00E72430"/>
    <w:rsid w:val="00E80885"/>
    <w:rsid w:val="00E83F74"/>
    <w:rsid w:val="00E90519"/>
    <w:rsid w:val="00EA7211"/>
    <w:rsid w:val="00EB1A08"/>
    <w:rsid w:val="00EB56CE"/>
    <w:rsid w:val="00EB679F"/>
    <w:rsid w:val="00ED0C90"/>
    <w:rsid w:val="00EE7F85"/>
    <w:rsid w:val="00F01992"/>
    <w:rsid w:val="00F030A6"/>
    <w:rsid w:val="00F0393B"/>
    <w:rsid w:val="00F07564"/>
    <w:rsid w:val="00F0758A"/>
    <w:rsid w:val="00F23709"/>
    <w:rsid w:val="00F24E28"/>
    <w:rsid w:val="00F30E7C"/>
    <w:rsid w:val="00F34EBD"/>
    <w:rsid w:val="00F3645B"/>
    <w:rsid w:val="00F57EF5"/>
    <w:rsid w:val="00F604D4"/>
    <w:rsid w:val="00F678E0"/>
    <w:rsid w:val="00F703BA"/>
    <w:rsid w:val="00FA4A97"/>
    <w:rsid w:val="00FA4BD5"/>
    <w:rsid w:val="00FC2CC2"/>
    <w:rsid w:val="00FD1963"/>
    <w:rsid w:val="00FE16CE"/>
    <w:rsid w:val="00FE4BB2"/>
    <w:rsid w:val="00FF2C4A"/>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931E9"/>
  <w15:docId w15:val="{1F994AC1-BEE3-45BB-B9D1-0453212C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uiPriority w:val="39"/>
    <w:rsid w:val="00972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E53405"/>
    <w:pPr>
      <w:ind w:left="720"/>
      <w:contextualSpacing/>
    </w:pPr>
  </w:style>
  <w:style w:type="character" w:styleId="a6">
    <w:name w:val="annotation reference"/>
    <w:basedOn w:val="a0"/>
    <w:uiPriority w:val="99"/>
    <w:semiHidden/>
    <w:unhideWhenUsed/>
    <w:rsid w:val="00E532F7"/>
    <w:rPr>
      <w:sz w:val="16"/>
      <w:szCs w:val="16"/>
    </w:rPr>
  </w:style>
  <w:style w:type="paragraph" w:styleId="a7">
    <w:name w:val="annotation text"/>
    <w:basedOn w:val="a"/>
    <w:link w:val="Char"/>
    <w:uiPriority w:val="99"/>
    <w:unhideWhenUsed/>
    <w:rsid w:val="00E532F7"/>
    <w:pPr>
      <w:spacing w:line="240" w:lineRule="auto"/>
    </w:pPr>
    <w:rPr>
      <w:sz w:val="20"/>
      <w:szCs w:val="20"/>
    </w:rPr>
  </w:style>
  <w:style w:type="character" w:customStyle="1" w:styleId="Char">
    <w:name w:val="메모 텍스트 Char"/>
    <w:basedOn w:val="a0"/>
    <w:link w:val="a7"/>
    <w:uiPriority w:val="99"/>
    <w:rsid w:val="00E532F7"/>
    <w:rPr>
      <w:sz w:val="20"/>
      <w:szCs w:val="20"/>
    </w:rPr>
  </w:style>
  <w:style w:type="paragraph" w:styleId="a8">
    <w:name w:val="annotation subject"/>
    <w:basedOn w:val="a7"/>
    <w:next w:val="a7"/>
    <w:link w:val="Char0"/>
    <w:uiPriority w:val="99"/>
    <w:semiHidden/>
    <w:unhideWhenUsed/>
    <w:rsid w:val="00E532F7"/>
    <w:rPr>
      <w:b/>
      <w:bCs/>
    </w:rPr>
  </w:style>
  <w:style w:type="character" w:customStyle="1" w:styleId="Char0">
    <w:name w:val="메모 주제 Char"/>
    <w:basedOn w:val="Char"/>
    <w:link w:val="a8"/>
    <w:uiPriority w:val="99"/>
    <w:semiHidden/>
    <w:rsid w:val="00E532F7"/>
    <w:rPr>
      <w:b/>
      <w:bCs/>
      <w:sz w:val="20"/>
      <w:szCs w:val="20"/>
    </w:rPr>
  </w:style>
  <w:style w:type="paragraph" w:styleId="a9">
    <w:name w:val="Balloon Text"/>
    <w:basedOn w:val="a"/>
    <w:link w:val="Char1"/>
    <w:uiPriority w:val="99"/>
    <w:semiHidden/>
    <w:unhideWhenUsed/>
    <w:rsid w:val="00E532F7"/>
    <w:pPr>
      <w:spacing w:after="0" w:line="240" w:lineRule="auto"/>
    </w:pPr>
    <w:rPr>
      <w:rFonts w:ascii="Segoe UI" w:hAnsi="Segoe UI" w:cs="Segoe UI"/>
      <w:sz w:val="18"/>
      <w:szCs w:val="18"/>
    </w:rPr>
  </w:style>
  <w:style w:type="character" w:customStyle="1" w:styleId="Char1">
    <w:name w:val="풍선 도움말 텍스트 Char"/>
    <w:basedOn w:val="a0"/>
    <w:link w:val="a9"/>
    <w:uiPriority w:val="99"/>
    <w:semiHidden/>
    <w:rsid w:val="00E532F7"/>
    <w:rPr>
      <w:rFonts w:ascii="Segoe UI" w:hAnsi="Segoe UI" w:cs="Segoe UI"/>
      <w:sz w:val="18"/>
      <w:szCs w:val="18"/>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af0">
    <w:name w:val="header"/>
    <w:basedOn w:val="a"/>
    <w:link w:val="Char2"/>
    <w:uiPriority w:val="99"/>
    <w:unhideWhenUsed/>
    <w:rsid w:val="00E37831"/>
    <w:pPr>
      <w:tabs>
        <w:tab w:val="center" w:pos="4513"/>
        <w:tab w:val="right" w:pos="9026"/>
      </w:tabs>
      <w:snapToGrid w:val="0"/>
    </w:pPr>
  </w:style>
  <w:style w:type="character" w:customStyle="1" w:styleId="Char2">
    <w:name w:val="머리글 Char"/>
    <w:basedOn w:val="a0"/>
    <w:link w:val="af0"/>
    <w:uiPriority w:val="99"/>
    <w:rsid w:val="00E37831"/>
  </w:style>
  <w:style w:type="paragraph" w:styleId="af1">
    <w:name w:val="footer"/>
    <w:basedOn w:val="a"/>
    <w:link w:val="Char3"/>
    <w:uiPriority w:val="99"/>
    <w:unhideWhenUsed/>
    <w:rsid w:val="00E37831"/>
    <w:pPr>
      <w:tabs>
        <w:tab w:val="center" w:pos="4513"/>
        <w:tab w:val="right" w:pos="9026"/>
      </w:tabs>
      <w:snapToGrid w:val="0"/>
    </w:pPr>
  </w:style>
  <w:style w:type="character" w:customStyle="1" w:styleId="Char3">
    <w:name w:val="바닥글 Char"/>
    <w:basedOn w:val="a0"/>
    <w:link w:val="af1"/>
    <w:uiPriority w:val="99"/>
    <w:rsid w:val="00E37831"/>
  </w:style>
  <w:style w:type="paragraph" w:styleId="af2">
    <w:name w:val="Revision"/>
    <w:hidden/>
    <w:uiPriority w:val="99"/>
    <w:semiHidden/>
    <w:rsid w:val="008446E1"/>
    <w:pPr>
      <w:spacing w:after="0" w:line="240" w:lineRule="auto"/>
    </w:pPr>
  </w:style>
  <w:style w:type="paragraph" w:styleId="af3">
    <w:name w:val="Normal (Web)"/>
    <w:basedOn w:val="a"/>
    <w:uiPriority w:val="99"/>
    <w:semiHidden/>
    <w:unhideWhenUsed/>
    <w:rsid w:val="00C522B8"/>
    <w:rPr>
      <w:rFonts w:ascii="Times New Roman" w:hAnsi="Times New Roman" w:cs="Times New Roman"/>
      <w:sz w:val="24"/>
      <w:szCs w:val="24"/>
    </w:rPr>
  </w:style>
  <w:style w:type="character" w:styleId="af4">
    <w:name w:val="Hyperlink"/>
    <w:basedOn w:val="a0"/>
    <w:uiPriority w:val="99"/>
    <w:unhideWhenUsed/>
    <w:rsid w:val="0030580A"/>
    <w:rPr>
      <w:color w:val="0563C1" w:themeColor="hyperlink"/>
      <w:u w:val="single"/>
    </w:rPr>
  </w:style>
  <w:style w:type="character" w:customStyle="1" w:styleId="Nierozpoznanawzmianka1">
    <w:name w:val="Nierozpoznana wzmianka1"/>
    <w:basedOn w:val="a0"/>
    <w:uiPriority w:val="99"/>
    <w:semiHidden/>
    <w:unhideWhenUsed/>
    <w:rsid w:val="00305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549665">
      <w:bodyDiv w:val="1"/>
      <w:marLeft w:val="0"/>
      <w:marRight w:val="0"/>
      <w:marTop w:val="0"/>
      <w:marBottom w:val="0"/>
      <w:divBdr>
        <w:top w:val="none" w:sz="0" w:space="0" w:color="auto"/>
        <w:left w:val="none" w:sz="0" w:space="0" w:color="auto"/>
        <w:bottom w:val="none" w:sz="0" w:space="0" w:color="auto"/>
        <w:right w:val="none" w:sz="0" w:space="0" w:color="auto"/>
      </w:divBdr>
    </w:div>
    <w:div w:id="2068910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fi+X/oA7uk+bpLVvTzCaJbHjg==">CgMxLjA4AHIhMXRvN3QwcjdZUVVNMDI0SnFlamIxT3R2cG5SOTljdi1D</go:docsCustomData>
</go:gDocsCustomXmlDataStorage>
</file>

<file path=customXml/itemProps1.xml><?xml version="1.0" encoding="utf-8"?>
<ds:datastoreItem xmlns:ds="http://schemas.openxmlformats.org/officeDocument/2006/customXml" ds:itemID="{F99B499F-484C-45DA-939F-5F6BCAE5042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5347</Words>
  <Characters>30484</Characters>
  <Application>Microsoft Office Word</Application>
  <DocSecurity>0</DocSecurity>
  <Lines>254</Lines>
  <Paragraphs>71</Paragraphs>
  <ScaleCrop>false</ScaleCrop>
  <HeadingPairs>
    <vt:vector size="4" baseType="variant">
      <vt:variant>
        <vt:lpstr>Tytuł</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SBS Daniel Samuels</dc:creator>
  <cp:lastModifiedBy>JIYOON KIM</cp:lastModifiedBy>
  <cp:revision>3</cp:revision>
  <cp:lastPrinted>2026-01-13T01:38:00Z</cp:lastPrinted>
  <dcterms:created xsi:type="dcterms:W3CDTF">2026-03-18T21:40:00Z</dcterms:created>
  <dcterms:modified xsi:type="dcterms:W3CDTF">2026-03-18T21:43:00Z</dcterms:modified>
</cp:coreProperties>
</file>